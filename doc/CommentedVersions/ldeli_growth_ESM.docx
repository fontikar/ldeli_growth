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6AB5E" w14:textId="2617124B" w:rsidR="00BA5095" w:rsidRDefault="00BA5095" w:rsidP="00BA5095">
      <w:pPr>
        <w:pStyle w:val="Heading1"/>
      </w:pPr>
      <w:bookmarkStart w:id="0" w:name="pedigree-and-genomic-relatedness"/>
      <w:r>
        <w:t>Electronic supplementary materials for:</w:t>
      </w:r>
      <w:r w:rsidR="00B96B27">
        <w:t xml:space="preserve"> </w:t>
      </w:r>
      <w:r w:rsidR="00B64A3C">
        <w:t>Developmental plasticity of growth, genetic variation and maternal effects in response to temperature</w:t>
      </w:r>
    </w:p>
    <w:p w14:paraId="07385275" w14:textId="5480A4FF" w:rsidR="004C33D6" w:rsidRDefault="002B052A">
      <w:pPr>
        <w:pStyle w:val="Heading2"/>
      </w:pPr>
      <w:r>
        <w:t>Pedigree and genomic relatedness</w:t>
      </w:r>
      <w:bookmarkEnd w:id="0"/>
    </w:p>
    <w:p w14:paraId="16C013D8" w14:textId="77777777" w:rsidR="004C33D6" w:rsidRDefault="002B052A">
      <w:pPr>
        <w:pStyle w:val="FirstParagraph"/>
      </w:pPr>
      <w:r>
        <w:t>We submitted a total of 437 tissues samples, five samples experienced problems during extraction and sequencing and were therefore excluded from the final dataset (n = 432).</w:t>
      </w:r>
    </w:p>
    <w:p w14:paraId="61C607EE" w14:textId="77777777" w:rsidR="004C33D6" w:rsidRDefault="002B052A">
      <w:pPr>
        <w:pStyle w:val="BodyText"/>
      </w:pPr>
      <w:r>
        <w:t xml:space="preserve">DNA was extracted from tissue samples using a Qiagen DNeasy Blood and Tissue Kits following the manufacturer’s instructions. Diversity Arrays Technology (DArT) combines next generation sequencing platforms and genome complexity reduction methods (Kilian et al., 2012) to select the most appropriate method for </w:t>
      </w:r>
      <w:r w:rsidRPr="00541CCA">
        <w:rPr>
          <w:i/>
          <w:iCs/>
        </w:rPr>
        <w:t>L.delicata</w:t>
      </w:r>
      <w:r w:rsidRPr="004C5982">
        <w:rPr>
          <w:i/>
          <w:iCs/>
          <w:highlight w:val="yellow"/>
        </w:rPr>
        <w:t xml:space="preserve">. </w:t>
      </w:r>
      <w:r w:rsidRPr="004C5982">
        <w:rPr>
          <w:highlight w:val="yellow"/>
        </w:rPr>
        <w:t>[Insert section from DArT here on complexity reduction methods, DArT tested four methods in Gambusia so it’s unclear what method was used for us].</w:t>
      </w:r>
    </w:p>
    <w:p w14:paraId="20B6D39F" w14:textId="1CF2FC8A" w:rsidR="00541CCA" w:rsidRDefault="002B052A">
      <w:pPr>
        <w:pStyle w:val="BodyText"/>
      </w:pPr>
      <w:r>
        <w:t xml:space="preserve">Sequences from all lanes were then processed using DArT specific pipelines. The main pipeline filtered out poor quality sequences </w:t>
      </w:r>
      <w:r w:rsidRPr="004C5982">
        <w:rPr>
          <w:highlight w:val="yellow"/>
        </w:rPr>
        <w:t>[Details needed from DArT].</w:t>
      </w:r>
      <w:r>
        <w:t xml:space="preserve"> For our samples, this filtering process by DArT resulted in a total of 185,963 SNPs.</w:t>
      </w:r>
    </w:p>
    <w:p w14:paraId="60A06703" w14:textId="77777777" w:rsidR="004C33D6" w:rsidRDefault="002B052A">
      <w:pPr>
        <w:pStyle w:val="BodyText"/>
      </w:pPr>
      <w:r>
        <w:t>One individual was excluded from the dataset and may be related to contamination as this individual appeared to be unrelated to any other samples in the dataset.</w:t>
      </w:r>
    </w:p>
    <w:p w14:paraId="049CD0E2" w14:textId="77777777" w:rsidR="004C33D6" w:rsidRDefault="002B052A">
      <w:pPr>
        <w:pStyle w:val="Heading2"/>
      </w:pPr>
      <w:bookmarkStart w:id="1" w:name="model-fitting-and-selection-of-random-ef"/>
      <w:r>
        <w:t>Model fitting and selection of random effects structure</w:t>
      </w:r>
      <w:bookmarkEnd w:id="1"/>
    </w:p>
    <w:p w14:paraId="445A3AE0" w14:textId="36073711" w:rsidR="00291237" w:rsidRDefault="00291237" w:rsidP="00291237">
      <w:pPr>
        <w:pStyle w:val="BodyText"/>
        <w:ind w:firstLine="720"/>
      </w:pPr>
      <w:r>
        <w:t xml:space="preserve">We fitted </w:t>
      </w:r>
      <w:r w:rsidR="00A3434B">
        <w:t xml:space="preserve">seven </w:t>
      </w:r>
      <w:r>
        <w:t xml:space="preserve">different models to investigate what random effects structure was best suited for our dataset. </w:t>
      </w:r>
      <w:r w:rsidR="00DF5401">
        <w:t>Only the intercept was included as</w:t>
      </w:r>
      <w:r>
        <w:t xml:space="preserve"> fixed effects in these models and lizard identity was included twice to partition out permanent environmental effects (</w:t>
      </w:r>
      <w:r w:rsidRPr="00732C2A">
        <w:rPr>
          <w:i/>
          <w:iCs/>
        </w:rPr>
        <w:t>PE</w:t>
      </w:r>
      <w:r>
        <w:t xml:space="preserve">) </w:t>
      </w:r>
      <w:r w:rsidR="0014506D">
        <w:t xml:space="preserve">given </w:t>
      </w:r>
      <w:r>
        <w:t xml:space="preserve">we had repeated measures of the same individuals </w:t>
      </w:r>
      <w:r>
        <w:fldChar w:fldCharType="begin"/>
      </w:r>
      <w:r>
        <w:instrText xml:space="preserve"> ADDIN ZOTERO_ITEM CSL_CITATION {"citationID":"btJ2hqPS","properties":{"formattedCitation":"(Wilson et al., 2010)","plainCitation":"(Wilson et al., 2010)","noteIndex":0},"citationItems":[{"id":1124,"uris":["http://zotero.org/users/1379426/items/L4CSGIEY"],"uri":["http://zotero.org/users/1379426/items/L4CSGIEY"],"itemData":{"id":1124,"type":"article-journal","container-title":"Journal of Animal Ecology","DOI":"10.1111/j.1365-2656.2009.01639.x","issue":"1","language":"English","page":"13–26","title":"An ecologist's guide to the animal model","volume":"79","author":[{"family":"Wilson","given":"Alastair J"},{"family":"R ale","given":"Denis"},{"family":"Clements","given":"Michelle N"},{"family":"Morrissey","given":"Michael M"},{"family":"Postma","given":"Erik"},{"family":"Walling","given":"Craig A"},{"family":"Kruuk","given":"Loeske E B"},{"family":"Nussey","given":"Daniel H"}],"issued":{"date-parts":[["2010",1]]}}}],"schema":"https://github.com/citation-style-language/schema/raw/master/csl-citation.json"} </w:instrText>
      </w:r>
      <w:r>
        <w:fldChar w:fldCharType="separate"/>
      </w:r>
      <w:r>
        <w:rPr>
          <w:noProof/>
        </w:rPr>
        <w:t>(Wilson et al., 2010)</w:t>
      </w:r>
      <w:r>
        <w:fldChar w:fldCharType="end"/>
      </w:r>
      <w:r>
        <w:t xml:space="preserve">. Age was z-transformed. </w:t>
      </w:r>
      <w:r w:rsidRPr="00291237">
        <w:rPr>
          <w:lang w:val="en-GB"/>
        </w:rPr>
        <w:t xml:space="preserve">In model 1 we assume that additive genetic variance, maternal </w:t>
      </w:r>
      <w:r w:rsidR="0014506D">
        <w:rPr>
          <w:lang w:val="en-GB"/>
        </w:rPr>
        <w:t xml:space="preserve">effect </w:t>
      </w:r>
      <w:r w:rsidRPr="00291237">
        <w:rPr>
          <w:lang w:val="en-GB"/>
        </w:rPr>
        <w:t>variance and permanent environment</w:t>
      </w:r>
      <w:r w:rsidR="0014506D">
        <w:rPr>
          <w:lang w:val="en-GB"/>
        </w:rPr>
        <w:t>al</w:t>
      </w:r>
      <w:r w:rsidRPr="00291237">
        <w:rPr>
          <w:lang w:val="en-GB"/>
        </w:rPr>
        <w:t xml:space="preserve"> variance </w:t>
      </w:r>
      <w:r w:rsidR="0014506D">
        <w:rPr>
          <w:lang w:val="en-GB"/>
        </w:rPr>
        <w:t>was</w:t>
      </w:r>
      <w:r w:rsidR="0014506D" w:rsidRPr="00291237">
        <w:rPr>
          <w:lang w:val="en-GB"/>
        </w:rPr>
        <w:t xml:space="preserve"> </w:t>
      </w:r>
      <w:r w:rsidRPr="00291237">
        <w:rPr>
          <w:lang w:val="en-GB"/>
        </w:rPr>
        <w:t xml:space="preserve">constant across age by fitting a random intercept </w:t>
      </w:r>
      <w:r>
        <w:t>for lizard identity (</w:t>
      </w:r>
      <w:r w:rsidRPr="00732C2A">
        <w:rPr>
          <w:i/>
          <w:iCs/>
        </w:rPr>
        <w:t>G</w:t>
      </w:r>
      <w:r>
        <w:t xml:space="preserve">), dam identity </w:t>
      </w:r>
      <w:r w:rsidRPr="00732C2A">
        <w:rPr>
          <w:i/>
          <w:iCs/>
        </w:rPr>
        <w:t>(M</w:t>
      </w:r>
      <w:r>
        <w:t xml:space="preserve">) and for permanent environmental effects (PE). In model 2, </w:t>
      </w:r>
      <w:r w:rsidRPr="00291237">
        <w:rPr>
          <w:lang w:val="en-GB"/>
        </w:rPr>
        <w:t xml:space="preserve">we assumed all variance components varied across age following a </w:t>
      </w:r>
      <w:r w:rsidR="00A3434B">
        <w:rPr>
          <w:lang w:val="en-GB"/>
        </w:rPr>
        <w:t>linear</w:t>
      </w:r>
      <w:r w:rsidRPr="00291237">
        <w:rPr>
          <w:lang w:val="en-GB"/>
        </w:rPr>
        <w:t xml:space="preserve"> relationship</w:t>
      </w:r>
      <w:r>
        <w:t xml:space="preserve"> and included random </w:t>
      </w:r>
      <w:r w:rsidR="00A3434B">
        <w:t>linear</w:t>
      </w:r>
      <w:r>
        <w:t xml:space="preserve"> slopes for </w:t>
      </w:r>
      <w:r w:rsidRPr="00732C2A">
        <w:rPr>
          <w:i/>
          <w:iCs/>
        </w:rPr>
        <w:t>G, M, PE</w:t>
      </w:r>
      <w:r>
        <w:t xml:space="preserve">. In model 3, </w:t>
      </w:r>
      <w:r w:rsidRPr="00291237">
        <w:rPr>
          <w:lang w:val="en-GB"/>
        </w:rPr>
        <w:t>we assume</w:t>
      </w:r>
      <w:r w:rsidR="0014506D">
        <w:rPr>
          <w:lang w:val="en-GB"/>
        </w:rPr>
        <w:t>d</w:t>
      </w:r>
      <w:r w:rsidRPr="00291237">
        <w:rPr>
          <w:lang w:val="en-GB"/>
        </w:rPr>
        <w:t xml:space="preserve"> that all variance components changed with age in </w:t>
      </w:r>
      <w:r w:rsidR="00A3434B">
        <w:rPr>
          <w:lang w:val="en-GB"/>
        </w:rPr>
        <w:t xml:space="preserve">a quadratic </w:t>
      </w:r>
      <w:r w:rsidRPr="00291237">
        <w:rPr>
          <w:lang w:val="en-GB"/>
        </w:rPr>
        <w:t xml:space="preserve">fashion by </w:t>
      </w:r>
      <w:r>
        <w:t xml:space="preserve">including random </w:t>
      </w:r>
      <w:r w:rsidR="00A3434B">
        <w:t>quadratic</w:t>
      </w:r>
      <w:r>
        <w:t xml:space="preserve"> slopes for </w:t>
      </w:r>
      <w:r w:rsidRPr="00732C2A">
        <w:rPr>
          <w:i/>
          <w:iCs/>
        </w:rPr>
        <w:t>G, M, PE</w:t>
      </w:r>
      <w:r>
        <w:rPr>
          <w:i/>
          <w:iCs/>
        </w:rPr>
        <w:t xml:space="preserve">. </w:t>
      </w:r>
      <w:r>
        <w:t xml:space="preserve">In model 4, we included random intercept for </w:t>
      </w:r>
      <w:r w:rsidRPr="0021377C">
        <w:rPr>
          <w:i/>
          <w:iCs/>
        </w:rPr>
        <w:t>G</w:t>
      </w:r>
      <w:r>
        <w:t xml:space="preserve"> and random linear slopes for </w:t>
      </w:r>
      <w:r w:rsidRPr="00732C2A">
        <w:rPr>
          <w:i/>
          <w:iCs/>
        </w:rPr>
        <w:t>M</w:t>
      </w:r>
      <w:r w:rsidR="00A3434B">
        <w:rPr>
          <w:i/>
          <w:iCs/>
        </w:rPr>
        <w:t xml:space="preserve"> </w:t>
      </w:r>
      <w:r w:rsidR="00A3434B">
        <w:t>and</w:t>
      </w:r>
      <w:r w:rsidRPr="00732C2A">
        <w:rPr>
          <w:i/>
          <w:iCs/>
        </w:rPr>
        <w:t xml:space="preserve"> PE</w:t>
      </w:r>
      <w:r>
        <w:t xml:space="preserve">. In model 5, we included random intercept for M and random linear slopes for </w:t>
      </w:r>
      <w:r>
        <w:rPr>
          <w:i/>
          <w:iCs/>
        </w:rPr>
        <w:t>G</w:t>
      </w:r>
      <w:r w:rsidRPr="00732C2A">
        <w:rPr>
          <w:i/>
          <w:iCs/>
        </w:rPr>
        <w:t>, PE</w:t>
      </w:r>
      <w:r>
        <w:t xml:space="preserve">. In model 6, we included random intercept for </w:t>
      </w:r>
      <w:r w:rsidRPr="00A3434B">
        <w:rPr>
          <w:i/>
          <w:iCs/>
        </w:rPr>
        <w:t>PE</w:t>
      </w:r>
      <w:r>
        <w:t xml:space="preserve"> and random linear slopes for </w:t>
      </w:r>
      <w:r>
        <w:rPr>
          <w:i/>
          <w:iCs/>
        </w:rPr>
        <w:t>G</w:t>
      </w:r>
      <w:r w:rsidR="00A3434B">
        <w:rPr>
          <w:i/>
          <w:iCs/>
        </w:rPr>
        <w:t xml:space="preserve"> </w:t>
      </w:r>
      <w:r w:rsidR="00A3434B">
        <w:t xml:space="preserve">and </w:t>
      </w:r>
      <w:r w:rsidRPr="00732C2A">
        <w:rPr>
          <w:i/>
          <w:iCs/>
        </w:rPr>
        <w:t>PE</w:t>
      </w:r>
      <w:r>
        <w:t>.</w:t>
      </w:r>
      <w:r w:rsidR="00A3434B">
        <w:t xml:space="preserve"> Finally, in model 7, we included a random intercept for </w:t>
      </w:r>
      <w:r w:rsidR="00A3434B" w:rsidRPr="00A3434B">
        <w:rPr>
          <w:i/>
          <w:iCs/>
        </w:rPr>
        <w:t>PE</w:t>
      </w:r>
      <w:r w:rsidR="00A3434B">
        <w:t xml:space="preserve"> and random quadratic slopes for </w:t>
      </w:r>
      <w:r w:rsidR="00A3434B" w:rsidRPr="00A3434B">
        <w:rPr>
          <w:i/>
          <w:iCs/>
        </w:rPr>
        <w:t>G</w:t>
      </w:r>
      <w:r w:rsidR="00A3434B">
        <w:t xml:space="preserve"> and </w:t>
      </w:r>
      <w:r w:rsidR="00A3434B" w:rsidRPr="00A3434B">
        <w:rPr>
          <w:i/>
          <w:iCs/>
        </w:rPr>
        <w:t>M</w:t>
      </w:r>
      <w:r w:rsidR="00A3434B">
        <w:t>. WAIC</w:t>
      </w:r>
      <w:r>
        <w:t xml:space="preserve"> values are presented in Table S1. Model 1 has the highest </w:t>
      </w:r>
      <w:r w:rsidR="00A3434B">
        <w:t>WAIC</w:t>
      </w:r>
      <w:r>
        <w:t xml:space="preserve"> value indicating that it is the least supported model. Model 2 was had the lowest </w:t>
      </w:r>
      <w:r w:rsidR="00A3434B">
        <w:t>WAIC</w:t>
      </w:r>
      <w:r>
        <w:t xml:space="preserve"> value</w:t>
      </w:r>
    </w:p>
    <w:p w14:paraId="34D4DF1F" w14:textId="06F6E97B" w:rsidR="00291237" w:rsidRPr="00291237" w:rsidRDefault="006B74D2" w:rsidP="009C694A">
      <w:pPr>
        <w:pStyle w:val="BodyText"/>
        <w:ind w:firstLine="720"/>
      </w:pPr>
      <w:r>
        <w:t xml:space="preserve">Model 1 has the </w:t>
      </w:r>
      <w:r w:rsidR="002103E0">
        <w:t>highest</w:t>
      </w:r>
      <w:r>
        <w:t xml:space="preserve"> </w:t>
      </w:r>
      <w:r w:rsidR="0021377C">
        <w:t>WAIC</w:t>
      </w:r>
      <w:r>
        <w:t xml:space="preserve"> value indicating that it is the least supported model. Model </w:t>
      </w:r>
      <w:r w:rsidR="002103E0">
        <w:t>3</w:t>
      </w:r>
      <w:r>
        <w:t xml:space="preserve"> was had the </w:t>
      </w:r>
      <w:r w:rsidR="002103E0">
        <w:t>lowest</w:t>
      </w:r>
      <w:r>
        <w:t xml:space="preserve"> </w:t>
      </w:r>
      <w:r w:rsidR="002103E0">
        <w:t xml:space="preserve">WAIC </w:t>
      </w:r>
      <w:r>
        <w:t>value</w:t>
      </w:r>
      <w:r w:rsidR="00E33665">
        <w:t xml:space="preserve"> indicating that it is the best supported model.</w:t>
      </w:r>
      <w:r w:rsidR="002103E0">
        <w:t xml:space="preserve"> </w:t>
      </w:r>
      <w:r w:rsidR="00E33665">
        <w:t xml:space="preserve">Between model </w:t>
      </w:r>
      <w:r w:rsidR="002103E0">
        <w:t>5</w:t>
      </w:r>
      <w:r w:rsidR="00E33665">
        <w:t xml:space="preserve"> -6, model 6 had the highest </w:t>
      </w:r>
      <m:oMath>
        <m:r>
          <w:rPr>
            <w:rFonts w:ascii="Cambria Math" w:hAnsi="Cambria Math"/>
          </w:rPr>
          <m:t>∆</m:t>
        </m:r>
      </m:oMath>
      <w:r w:rsidR="00E33665">
        <w:t>DIC</w:t>
      </w:r>
      <w:r w:rsidR="00804EC5">
        <w:t xml:space="preserve">, indicating that </w:t>
      </w:r>
      <w:r w:rsidR="00804EC5">
        <w:rPr>
          <w:i/>
          <w:iCs/>
        </w:rPr>
        <w:t>PE</w:t>
      </w:r>
      <w:r w:rsidR="00804EC5">
        <w:t xml:space="preserve"> should be included as a random intercept only.</w:t>
      </w:r>
      <w:r w:rsidR="002103E0">
        <w:t xml:space="preserve"> Model 7 was the second best supported model and improvement in WAIC value </w:t>
      </w:r>
      <w:r w:rsidR="002103E0">
        <w:lastRenderedPageBreak/>
        <w:t xml:space="preserve">was marginal by including a quadratic slope for PE. To avoid overfitting, </w:t>
      </w:r>
      <w:r w:rsidR="002103E0" w:rsidRPr="002103E0">
        <w:t>To avoid overfitting, we selected the more parsimonious model</w:t>
      </w:r>
      <w:r w:rsidR="002103E0">
        <w:t xml:space="preserve"> (Model 7)</w:t>
      </w:r>
      <w:r w:rsidR="002103E0" w:rsidRPr="002103E0">
        <w:t xml:space="preserve"> and used this random effect structure for the remaining analysis unless stated otherwise.</w:t>
      </w:r>
      <w:r w:rsidR="005076D6">
        <w:t xml:space="preserve"> </w:t>
      </w:r>
    </w:p>
    <w:p w14:paraId="7AD56A54" w14:textId="539295CD" w:rsidR="004C33D6" w:rsidRPr="00547E7B" w:rsidRDefault="002B052A" w:rsidP="006B74D2">
      <w:pPr>
        <w:pStyle w:val="BodyText"/>
      </w:pPr>
      <w:r w:rsidRPr="006B74D2">
        <w:rPr>
          <w:b/>
          <w:bCs/>
        </w:rPr>
        <w:t>Table S1</w:t>
      </w:r>
      <w:r>
        <w:t xml:space="preserve"> </w:t>
      </w:r>
      <w:r w:rsidR="00520EFD">
        <w:t>WAIC</w:t>
      </w:r>
      <w:r>
        <w:t xml:space="preserve"> of six intercept models with different combinations of random effects structures for additive genetic variance, maternal variance and permanent environmental variance</w:t>
      </w:r>
      <w:r w:rsidR="00E33665">
        <w:t xml:space="preserve">. </w:t>
      </w:r>
      <m:oMath>
        <m:r>
          <w:rPr>
            <w:rFonts w:ascii="Cambria Math" w:hAnsi="Cambria Math"/>
          </w:rPr>
          <m:t>∆</m:t>
        </m:r>
      </m:oMath>
      <w:r w:rsidR="00E33665">
        <w:t>DIC was calculated by subtracting the DIC value of each model from the DIC value of model 1.</w:t>
      </w:r>
      <w:r w:rsidR="00547E7B" w:rsidRPr="00547E7B">
        <w:rPr>
          <w:i/>
          <w:iCs/>
        </w:rPr>
        <w:t xml:space="preserve"> G</w:t>
      </w:r>
      <w:r w:rsidR="00547E7B">
        <w:rPr>
          <w:i/>
          <w:iCs/>
        </w:rPr>
        <w:t xml:space="preserve"> </w:t>
      </w:r>
      <w:r w:rsidR="00547E7B" w:rsidRPr="00547E7B">
        <w:rPr>
          <w:i/>
          <w:iCs/>
        </w:rPr>
        <w:t>M, PE</w:t>
      </w:r>
      <w:r w:rsidR="00547E7B">
        <w:t xml:space="preserve"> represents additive genetic variance, maternal variance and permanent environment variance, respectively.</w:t>
      </w:r>
    </w:p>
    <w:tbl>
      <w:tblPr>
        <w:tblStyle w:val="Table"/>
        <w:tblW w:w="4513" w:type="pct"/>
        <w:tblLook w:val="07E0" w:firstRow="1" w:lastRow="1" w:firstColumn="1" w:lastColumn="1" w:noHBand="1" w:noVBand="1"/>
      </w:tblPr>
      <w:tblGrid>
        <w:gridCol w:w="5542"/>
        <w:gridCol w:w="891"/>
        <w:gridCol w:w="999"/>
        <w:gridCol w:w="1211"/>
      </w:tblGrid>
      <w:tr w:rsidR="00520EFD" w14:paraId="04CD9C8A" w14:textId="77777777" w:rsidTr="00EB391C">
        <w:tc>
          <w:tcPr>
            <w:tcW w:w="0" w:type="auto"/>
            <w:tcBorders>
              <w:bottom w:val="single" w:sz="0" w:space="0" w:color="auto"/>
            </w:tcBorders>
            <w:vAlign w:val="bottom"/>
          </w:tcPr>
          <w:p w14:paraId="3BD326B4" w14:textId="77777777" w:rsidR="00520EFD" w:rsidRDefault="00520EFD" w:rsidP="00520EFD">
            <w:pPr>
              <w:pStyle w:val="Compact"/>
            </w:pPr>
            <w:bookmarkStart w:id="2" w:name="do-growth-tracjectories-differ-among-inc"/>
            <w:r>
              <w:t>Model</w:t>
            </w:r>
          </w:p>
        </w:tc>
        <w:tc>
          <w:tcPr>
            <w:tcW w:w="0" w:type="auto"/>
            <w:tcBorders>
              <w:bottom w:val="single" w:sz="0" w:space="0" w:color="auto"/>
            </w:tcBorders>
            <w:vAlign w:val="bottom"/>
          </w:tcPr>
          <w:p w14:paraId="2E809086" w14:textId="417B4FF0" w:rsidR="00520EFD" w:rsidRDefault="00520EFD" w:rsidP="00520EFD">
            <w:pPr>
              <w:pStyle w:val="Compact"/>
              <w:jc w:val="center"/>
            </w:pPr>
            <w:r>
              <w:t>WAIC</w:t>
            </w:r>
          </w:p>
        </w:tc>
        <w:tc>
          <w:tcPr>
            <w:tcW w:w="0" w:type="auto"/>
            <w:tcBorders>
              <w:bottom w:val="single" w:sz="0" w:space="0" w:color="auto"/>
            </w:tcBorders>
            <w:vAlign w:val="bottom"/>
          </w:tcPr>
          <w:p w14:paraId="153522F3" w14:textId="210D5A08" w:rsidR="00520EFD" w:rsidRDefault="00520EFD" w:rsidP="00520EFD">
            <w:pPr>
              <w:pStyle w:val="Compact"/>
              <w:jc w:val="center"/>
            </w:pPr>
            <m:oMathPara>
              <m:oMath>
                <m:r>
                  <w:rPr>
                    <w:rFonts w:ascii="Cambria Math" w:hAnsi="Cambria Math"/>
                  </w:rPr>
                  <m:t>∆ELPD</m:t>
                </m:r>
              </m:oMath>
            </m:oMathPara>
          </w:p>
        </w:tc>
        <w:tc>
          <w:tcPr>
            <w:tcW w:w="0" w:type="auto"/>
            <w:tcBorders>
              <w:bottom w:val="single" w:sz="0" w:space="0" w:color="auto"/>
            </w:tcBorders>
            <w:vAlign w:val="bottom"/>
          </w:tcPr>
          <w:p w14:paraId="328A7595" w14:textId="7966DDA7" w:rsidR="00520EFD" w:rsidRDefault="00520EFD" w:rsidP="00520EFD">
            <w:pPr>
              <w:pStyle w:val="Compact"/>
              <w:jc w:val="center"/>
            </w:pPr>
            <w:r>
              <w:t xml:space="preserve">Std. Error </w:t>
            </w:r>
            <m:oMath>
              <m:r>
                <m:rPr>
                  <m:sty m:val="p"/>
                </m:rPr>
                <w:rPr>
                  <w:rFonts w:ascii="Cambria Math" w:hAnsi="Cambria Math"/>
                </w:rPr>
                <w:br/>
              </m:r>
            </m:oMath>
            <m:oMathPara>
              <m:oMath>
                <m:r>
                  <w:rPr>
                    <w:rFonts w:ascii="Cambria Math" w:hAnsi="Cambria Math"/>
                  </w:rPr>
                  <m:t>∆ELPD</m:t>
                </m:r>
              </m:oMath>
            </m:oMathPara>
          </w:p>
        </w:tc>
      </w:tr>
      <w:tr w:rsidR="00520EFD" w14:paraId="2E90C59E" w14:textId="77777777" w:rsidTr="00EB391C">
        <w:tc>
          <w:tcPr>
            <w:tcW w:w="0" w:type="auto"/>
          </w:tcPr>
          <w:p w14:paraId="5EFB1194" w14:textId="77777777" w:rsidR="00520EFD" w:rsidRDefault="00520EFD" w:rsidP="00EB391C">
            <w:pPr>
              <w:pStyle w:val="Compact"/>
            </w:pPr>
            <w:r>
              <w:t xml:space="preserve">Model 3 - quadratic slopes for </w:t>
            </w:r>
            <w:r w:rsidRPr="00547E7B">
              <w:rPr>
                <w:i/>
                <w:iCs/>
              </w:rPr>
              <w:t>G, M, PE</w:t>
            </w:r>
          </w:p>
        </w:tc>
        <w:tc>
          <w:tcPr>
            <w:tcW w:w="0" w:type="auto"/>
          </w:tcPr>
          <w:p w14:paraId="60DE447D" w14:textId="77777777" w:rsidR="00520EFD" w:rsidRDefault="00520EFD" w:rsidP="00EB391C">
            <w:pPr>
              <w:pStyle w:val="Compact"/>
              <w:jc w:val="center"/>
            </w:pPr>
            <w:r>
              <w:t>-3258</w:t>
            </w:r>
          </w:p>
        </w:tc>
        <w:tc>
          <w:tcPr>
            <w:tcW w:w="0" w:type="auto"/>
          </w:tcPr>
          <w:p w14:paraId="49F65490" w14:textId="77777777" w:rsidR="00520EFD" w:rsidRDefault="00520EFD" w:rsidP="00EB391C">
            <w:pPr>
              <w:pStyle w:val="Compact"/>
              <w:jc w:val="center"/>
            </w:pPr>
            <w:r>
              <w:t>0</w:t>
            </w:r>
          </w:p>
        </w:tc>
        <w:tc>
          <w:tcPr>
            <w:tcW w:w="0" w:type="auto"/>
          </w:tcPr>
          <w:p w14:paraId="0A16FA66" w14:textId="77777777" w:rsidR="00520EFD" w:rsidRDefault="00520EFD" w:rsidP="00EB391C">
            <w:pPr>
              <w:pStyle w:val="Compact"/>
              <w:jc w:val="center"/>
            </w:pPr>
            <w:r>
              <w:t>0</w:t>
            </w:r>
          </w:p>
        </w:tc>
      </w:tr>
      <w:tr w:rsidR="00520EFD" w14:paraId="1570676B" w14:textId="77777777" w:rsidTr="00EB391C">
        <w:tc>
          <w:tcPr>
            <w:tcW w:w="0" w:type="auto"/>
          </w:tcPr>
          <w:p w14:paraId="02F9F879" w14:textId="77777777" w:rsidR="00520EFD" w:rsidRDefault="00520EFD" w:rsidP="00EB391C">
            <w:pPr>
              <w:pStyle w:val="Compact"/>
            </w:pPr>
            <w:r>
              <w:t xml:space="preserve">Model 7 - intercept for </w:t>
            </w:r>
            <w:r w:rsidRPr="00547E7B">
              <w:rPr>
                <w:i/>
                <w:iCs/>
              </w:rPr>
              <w:t>PE</w:t>
            </w:r>
            <w:r>
              <w:t xml:space="preserve">, quadratic slopes for </w:t>
            </w:r>
            <w:r w:rsidRPr="00547E7B">
              <w:rPr>
                <w:i/>
                <w:iCs/>
              </w:rPr>
              <w:t>G, M</w:t>
            </w:r>
          </w:p>
        </w:tc>
        <w:tc>
          <w:tcPr>
            <w:tcW w:w="0" w:type="auto"/>
          </w:tcPr>
          <w:p w14:paraId="4ABDE4AA" w14:textId="77777777" w:rsidR="00520EFD" w:rsidRDefault="00520EFD" w:rsidP="00EB391C">
            <w:pPr>
              <w:pStyle w:val="Compact"/>
              <w:jc w:val="center"/>
            </w:pPr>
            <w:r>
              <w:t>-3261</w:t>
            </w:r>
          </w:p>
        </w:tc>
        <w:tc>
          <w:tcPr>
            <w:tcW w:w="0" w:type="auto"/>
          </w:tcPr>
          <w:p w14:paraId="71FA3C20" w14:textId="77777777" w:rsidR="00520EFD" w:rsidRDefault="00520EFD" w:rsidP="00EB391C">
            <w:pPr>
              <w:pStyle w:val="Compact"/>
              <w:jc w:val="center"/>
            </w:pPr>
            <w:r>
              <w:t>-1.122</w:t>
            </w:r>
          </w:p>
        </w:tc>
        <w:tc>
          <w:tcPr>
            <w:tcW w:w="0" w:type="auto"/>
          </w:tcPr>
          <w:p w14:paraId="27E19DD3" w14:textId="77777777" w:rsidR="00520EFD" w:rsidRDefault="00520EFD" w:rsidP="00EB391C">
            <w:pPr>
              <w:pStyle w:val="Compact"/>
              <w:jc w:val="center"/>
            </w:pPr>
            <w:r>
              <w:t>3.245</w:t>
            </w:r>
          </w:p>
        </w:tc>
      </w:tr>
      <w:tr w:rsidR="00520EFD" w14:paraId="6C3D6B36" w14:textId="77777777" w:rsidTr="00EB391C">
        <w:tc>
          <w:tcPr>
            <w:tcW w:w="0" w:type="auto"/>
          </w:tcPr>
          <w:p w14:paraId="143C3D74" w14:textId="77777777" w:rsidR="00520EFD" w:rsidRDefault="00520EFD" w:rsidP="00EB391C">
            <w:pPr>
              <w:pStyle w:val="Compact"/>
            </w:pPr>
            <w:r>
              <w:t xml:space="preserve">Model 4 - intercept for </w:t>
            </w:r>
            <w:r w:rsidRPr="00547E7B">
              <w:rPr>
                <w:i/>
                <w:iCs/>
              </w:rPr>
              <w:t>G</w:t>
            </w:r>
            <w:r>
              <w:t xml:space="preserve">, linear slopes for </w:t>
            </w:r>
            <w:r w:rsidRPr="00547E7B">
              <w:rPr>
                <w:i/>
                <w:iCs/>
              </w:rPr>
              <w:t>M, PE</w:t>
            </w:r>
          </w:p>
        </w:tc>
        <w:tc>
          <w:tcPr>
            <w:tcW w:w="0" w:type="auto"/>
          </w:tcPr>
          <w:p w14:paraId="660E4CDA" w14:textId="77777777" w:rsidR="00520EFD" w:rsidRDefault="00520EFD" w:rsidP="00EB391C">
            <w:pPr>
              <w:pStyle w:val="Compact"/>
              <w:jc w:val="center"/>
            </w:pPr>
            <w:r>
              <w:t>-1382</w:t>
            </w:r>
          </w:p>
        </w:tc>
        <w:tc>
          <w:tcPr>
            <w:tcW w:w="0" w:type="auto"/>
          </w:tcPr>
          <w:p w14:paraId="4DA72C7F" w14:textId="77777777" w:rsidR="00520EFD" w:rsidRDefault="00520EFD" w:rsidP="00EB391C">
            <w:pPr>
              <w:pStyle w:val="Compact"/>
              <w:jc w:val="center"/>
            </w:pPr>
            <w:r>
              <w:t>-939.4</w:t>
            </w:r>
          </w:p>
        </w:tc>
        <w:tc>
          <w:tcPr>
            <w:tcW w:w="0" w:type="auto"/>
          </w:tcPr>
          <w:p w14:paraId="2162F428" w14:textId="77777777" w:rsidR="00520EFD" w:rsidRDefault="00520EFD" w:rsidP="00EB391C">
            <w:pPr>
              <w:pStyle w:val="Compact"/>
              <w:jc w:val="center"/>
            </w:pPr>
            <w:r>
              <w:t>38.91</w:t>
            </w:r>
          </w:p>
        </w:tc>
      </w:tr>
      <w:tr w:rsidR="00520EFD" w14:paraId="210253A9" w14:textId="77777777" w:rsidTr="00EB391C">
        <w:tc>
          <w:tcPr>
            <w:tcW w:w="0" w:type="auto"/>
          </w:tcPr>
          <w:p w14:paraId="0B46D7CD" w14:textId="77777777" w:rsidR="00520EFD" w:rsidRDefault="00520EFD" w:rsidP="00EB391C">
            <w:pPr>
              <w:pStyle w:val="Compact"/>
            </w:pPr>
            <w:r>
              <w:t xml:space="preserve">Model 2 - linear slopes for G, </w:t>
            </w:r>
            <w:r w:rsidRPr="00547E7B">
              <w:rPr>
                <w:i/>
                <w:iCs/>
              </w:rPr>
              <w:t>M, PE</w:t>
            </w:r>
          </w:p>
        </w:tc>
        <w:tc>
          <w:tcPr>
            <w:tcW w:w="0" w:type="auto"/>
          </w:tcPr>
          <w:p w14:paraId="37D19D94" w14:textId="77777777" w:rsidR="00520EFD" w:rsidRDefault="00520EFD" w:rsidP="00EB391C">
            <w:pPr>
              <w:pStyle w:val="Compact"/>
              <w:jc w:val="center"/>
            </w:pPr>
            <w:r>
              <w:t>-1381</w:t>
            </w:r>
          </w:p>
        </w:tc>
        <w:tc>
          <w:tcPr>
            <w:tcW w:w="0" w:type="auto"/>
          </w:tcPr>
          <w:p w14:paraId="7F9702E4" w14:textId="77777777" w:rsidR="00520EFD" w:rsidRDefault="00520EFD" w:rsidP="00EB391C">
            <w:pPr>
              <w:pStyle w:val="Compact"/>
              <w:jc w:val="center"/>
            </w:pPr>
            <w:r>
              <w:t>-939.5</w:t>
            </w:r>
          </w:p>
        </w:tc>
        <w:tc>
          <w:tcPr>
            <w:tcW w:w="0" w:type="auto"/>
          </w:tcPr>
          <w:p w14:paraId="5F56D3A5" w14:textId="77777777" w:rsidR="00520EFD" w:rsidRDefault="00520EFD" w:rsidP="00EB391C">
            <w:pPr>
              <w:pStyle w:val="Compact"/>
              <w:jc w:val="center"/>
            </w:pPr>
            <w:r>
              <w:t>39.03</w:t>
            </w:r>
          </w:p>
        </w:tc>
      </w:tr>
      <w:tr w:rsidR="00520EFD" w14:paraId="1E6C6EFE" w14:textId="77777777" w:rsidTr="00EB391C">
        <w:tc>
          <w:tcPr>
            <w:tcW w:w="0" w:type="auto"/>
          </w:tcPr>
          <w:p w14:paraId="71503164" w14:textId="77777777" w:rsidR="00520EFD" w:rsidRDefault="00520EFD" w:rsidP="00EB391C">
            <w:pPr>
              <w:pStyle w:val="Compact"/>
            </w:pPr>
            <w:r>
              <w:t xml:space="preserve">Model 6 - intercept for </w:t>
            </w:r>
            <w:r w:rsidRPr="00547E7B">
              <w:rPr>
                <w:i/>
                <w:iCs/>
              </w:rPr>
              <w:t>PE</w:t>
            </w:r>
            <w:r>
              <w:t xml:space="preserve">, linear slopes for </w:t>
            </w:r>
            <w:r w:rsidRPr="00547E7B">
              <w:rPr>
                <w:i/>
                <w:iCs/>
              </w:rPr>
              <w:t>G, M</w:t>
            </w:r>
          </w:p>
        </w:tc>
        <w:tc>
          <w:tcPr>
            <w:tcW w:w="0" w:type="auto"/>
          </w:tcPr>
          <w:p w14:paraId="2C83AF9B" w14:textId="77777777" w:rsidR="00520EFD" w:rsidRDefault="00520EFD" w:rsidP="00EB391C">
            <w:pPr>
              <w:pStyle w:val="Compact"/>
              <w:jc w:val="center"/>
            </w:pPr>
            <w:r>
              <w:t>-1382</w:t>
            </w:r>
          </w:p>
        </w:tc>
        <w:tc>
          <w:tcPr>
            <w:tcW w:w="0" w:type="auto"/>
          </w:tcPr>
          <w:p w14:paraId="52F4A4E6" w14:textId="77777777" w:rsidR="00520EFD" w:rsidRDefault="00520EFD" w:rsidP="00EB391C">
            <w:pPr>
              <w:pStyle w:val="Compact"/>
              <w:jc w:val="center"/>
            </w:pPr>
            <w:r>
              <w:t>-940</w:t>
            </w:r>
          </w:p>
        </w:tc>
        <w:tc>
          <w:tcPr>
            <w:tcW w:w="0" w:type="auto"/>
          </w:tcPr>
          <w:p w14:paraId="0E66F25C" w14:textId="77777777" w:rsidR="00520EFD" w:rsidRDefault="00520EFD" w:rsidP="00EB391C">
            <w:pPr>
              <w:pStyle w:val="Compact"/>
              <w:jc w:val="center"/>
            </w:pPr>
            <w:r>
              <w:t>38.94</w:t>
            </w:r>
          </w:p>
        </w:tc>
      </w:tr>
      <w:tr w:rsidR="00520EFD" w14:paraId="04C059D5" w14:textId="77777777" w:rsidTr="00EB391C">
        <w:tc>
          <w:tcPr>
            <w:tcW w:w="0" w:type="auto"/>
          </w:tcPr>
          <w:p w14:paraId="40EAC942" w14:textId="77777777" w:rsidR="00520EFD" w:rsidRDefault="00520EFD" w:rsidP="00EB391C">
            <w:pPr>
              <w:pStyle w:val="Compact"/>
            </w:pPr>
            <w:r>
              <w:t xml:space="preserve">Model 5 - intercept for </w:t>
            </w:r>
            <w:r w:rsidRPr="00547E7B">
              <w:rPr>
                <w:i/>
                <w:iCs/>
              </w:rPr>
              <w:t>M</w:t>
            </w:r>
            <w:r>
              <w:t xml:space="preserve">, linear slopes for </w:t>
            </w:r>
            <w:r w:rsidRPr="00547E7B">
              <w:rPr>
                <w:i/>
                <w:iCs/>
              </w:rPr>
              <w:t>G, PE</w:t>
            </w:r>
          </w:p>
        </w:tc>
        <w:tc>
          <w:tcPr>
            <w:tcW w:w="0" w:type="auto"/>
          </w:tcPr>
          <w:p w14:paraId="0A37D1A8" w14:textId="77777777" w:rsidR="00520EFD" w:rsidRDefault="00520EFD" w:rsidP="00EB391C">
            <w:pPr>
              <w:pStyle w:val="Compact"/>
              <w:jc w:val="center"/>
            </w:pPr>
            <w:r>
              <w:t>-1370</w:t>
            </w:r>
          </w:p>
        </w:tc>
        <w:tc>
          <w:tcPr>
            <w:tcW w:w="0" w:type="auto"/>
          </w:tcPr>
          <w:p w14:paraId="1A72C3FE" w14:textId="77777777" w:rsidR="00520EFD" w:rsidRDefault="00520EFD" w:rsidP="00EB391C">
            <w:pPr>
              <w:pStyle w:val="Compact"/>
              <w:jc w:val="center"/>
            </w:pPr>
            <w:r>
              <w:t>-945.4</w:t>
            </w:r>
          </w:p>
        </w:tc>
        <w:tc>
          <w:tcPr>
            <w:tcW w:w="0" w:type="auto"/>
          </w:tcPr>
          <w:p w14:paraId="3FD5B653" w14:textId="77777777" w:rsidR="00520EFD" w:rsidRDefault="00520EFD" w:rsidP="00EB391C">
            <w:pPr>
              <w:pStyle w:val="Compact"/>
              <w:jc w:val="center"/>
            </w:pPr>
            <w:r>
              <w:t>40.3</w:t>
            </w:r>
          </w:p>
        </w:tc>
      </w:tr>
      <w:tr w:rsidR="00520EFD" w14:paraId="48FF5DFC" w14:textId="77777777" w:rsidTr="00EB391C">
        <w:tc>
          <w:tcPr>
            <w:tcW w:w="0" w:type="auto"/>
          </w:tcPr>
          <w:p w14:paraId="62430563" w14:textId="77777777" w:rsidR="00520EFD" w:rsidRDefault="00520EFD" w:rsidP="00EB391C">
            <w:pPr>
              <w:pStyle w:val="Compact"/>
            </w:pPr>
            <w:r>
              <w:t xml:space="preserve">Model 1 - intercepts for </w:t>
            </w:r>
            <w:r w:rsidRPr="00547E7B">
              <w:rPr>
                <w:i/>
                <w:iCs/>
              </w:rPr>
              <w:t>G</w:t>
            </w:r>
            <w:r>
              <w:t xml:space="preserve">, </w:t>
            </w:r>
            <w:r w:rsidRPr="00547E7B">
              <w:rPr>
                <w:i/>
                <w:iCs/>
              </w:rPr>
              <w:t>M, PE</w:t>
            </w:r>
          </w:p>
        </w:tc>
        <w:tc>
          <w:tcPr>
            <w:tcW w:w="0" w:type="auto"/>
          </w:tcPr>
          <w:p w14:paraId="40328BF8" w14:textId="77777777" w:rsidR="00520EFD" w:rsidRDefault="00520EFD" w:rsidP="00EB391C">
            <w:pPr>
              <w:pStyle w:val="Compact"/>
              <w:jc w:val="center"/>
            </w:pPr>
            <w:r>
              <w:t>4550</w:t>
            </w:r>
          </w:p>
        </w:tc>
        <w:tc>
          <w:tcPr>
            <w:tcW w:w="0" w:type="auto"/>
          </w:tcPr>
          <w:p w14:paraId="6E307D3C" w14:textId="77777777" w:rsidR="00520EFD" w:rsidRDefault="00520EFD" w:rsidP="00EB391C">
            <w:pPr>
              <w:pStyle w:val="Compact"/>
              <w:jc w:val="center"/>
            </w:pPr>
            <w:r>
              <w:t>-3905</w:t>
            </w:r>
          </w:p>
        </w:tc>
        <w:tc>
          <w:tcPr>
            <w:tcW w:w="0" w:type="auto"/>
          </w:tcPr>
          <w:p w14:paraId="55416653" w14:textId="77777777" w:rsidR="00520EFD" w:rsidRDefault="00520EFD" w:rsidP="00EB391C">
            <w:pPr>
              <w:pStyle w:val="Compact"/>
              <w:jc w:val="center"/>
            </w:pPr>
            <w:r>
              <w:t>49.91</w:t>
            </w:r>
          </w:p>
        </w:tc>
      </w:tr>
    </w:tbl>
    <w:p w14:paraId="23A482F4" w14:textId="3A6A7410" w:rsidR="00113E7D" w:rsidRPr="00490770" w:rsidRDefault="00113E7D">
      <w:pPr>
        <w:pStyle w:val="Heading2"/>
        <w:rPr>
          <w:szCs w:val="28"/>
        </w:rPr>
      </w:pPr>
      <w:r w:rsidRPr="00490770">
        <w:rPr>
          <w:szCs w:val="28"/>
        </w:rPr>
        <w:t>Does our data have heterogenous residual variance?</w:t>
      </w:r>
    </w:p>
    <w:p w14:paraId="1D13399C" w14:textId="77777777" w:rsidR="00113E7D" w:rsidRDefault="00113E7D" w:rsidP="00113E7D">
      <w:pPr>
        <w:pStyle w:val="BodyText"/>
      </w:pPr>
      <w:r>
        <w:t>Residual variance may conflate with estimates of other variance components if it changes over time (heterogenous variance) and is not properly accounted for. We therefore explicitly modelled residual variance to verify if this was the case using WAIC values. We fitted two models, both of which had the same fixed and random effects structure as Model 7 described above. The first model had homogenous residual variance whereas in the second model we modelled residual variance with a linear slope thereby allowing it to vary with age. The model with heterogenous variance was best supported (Table S2), we therefore modelled heterogenous variance in all subsequent models unless stated otherwise</w:t>
      </w:r>
    </w:p>
    <w:p w14:paraId="0595E4F3" w14:textId="4DD844B1" w:rsidR="00113E7D" w:rsidRPr="00763E36" w:rsidRDefault="00113E7D" w:rsidP="00113E7D">
      <w:pPr>
        <w:pStyle w:val="TableCaption"/>
        <w:rPr>
          <w:rFonts w:ascii="Times New Roman" w:hAnsi="Times New Roman" w:cs="Times New Roman"/>
          <w:i w:val="0"/>
          <w:iCs/>
        </w:rPr>
      </w:pPr>
      <w:r w:rsidRPr="00763E36">
        <w:rPr>
          <w:rFonts w:ascii="Times New Roman" w:hAnsi="Times New Roman" w:cs="Times New Roman"/>
          <w:b/>
          <w:bCs/>
          <w:i w:val="0"/>
          <w:iCs/>
        </w:rPr>
        <w:t>Table S2</w:t>
      </w:r>
      <w:r w:rsidRPr="00763E36">
        <w:rPr>
          <w:rFonts w:ascii="Times New Roman" w:hAnsi="Times New Roman" w:cs="Times New Roman"/>
          <w:i w:val="0"/>
          <w:iCs/>
        </w:rPr>
        <w:t xml:space="preserve"> Comparisons of expected log predictive density values for LOO and WAIC values to test the importance of heterogenous and homogenous residual variance. Note that difference in values are calculated by </w:t>
      </w:r>
      <w:r w:rsidR="00432494" w:rsidRPr="00763E36">
        <w:rPr>
          <w:rFonts w:ascii="Times New Roman" w:hAnsi="Times New Roman" w:cs="Times New Roman"/>
          <w:i w:val="0"/>
          <w:iCs/>
        </w:rPr>
        <w:t>subtracting</w:t>
      </w:r>
      <w:r w:rsidRPr="00763E36">
        <w:rPr>
          <w:rFonts w:ascii="Times New Roman" w:hAnsi="Times New Roman" w:cs="Times New Roman"/>
          <w:i w:val="0"/>
          <w:iCs/>
        </w:rPr>
        <w:t xml:space="preserve"> values from the model with lowest LOO and WAIC values i.e. the heterogenous variance model</w:t>
      </w:r>
    </w:p>
    <w:tbl>
      <w:tblPr>
        <w:tblStyle w:val="Table"/>
        <w:tblW w:w="3888" w:type="pct"/>
        <w:tblInd w:w="957" w:type="dxa"/>
        <w:tblLook w:val="07E0" w:firstRow="1" w:lastRow="1" w:firstColumn="1" w:lastColumn="1" w:noHBand="1" w:noVBand="1"/>
      </w:tblPr>
      <w:tblGrid>
        <w:gridCol w:w="4137"/>
        <w:gridCol w:w="951"/>
        <w:gridCol w:w="1066"/>
        <w:gridCol w:w="1292"/>
      </w:tblGrid>
      <w:tr w:rsidR="00113E7D" w14:paraId="52C8EB58" w14:textId="77777777" w:rsidTr="00113E7D">
        <w:tc>
          <w:tcPr>
            <w:tcW w:w="0" w:type="auto"/>
            <w:tcBorders>
              <w:bottom w:val="single" w:sz="0" w:space="0" w:color="auto"/>
            </w:tcBorders>
            <w:vAlign w:val="bottom"/>
          </w:tcPr>
          <w:p w14:paraId="627CF87F" w14:textId="77777777" w:rsidR="00113E7D" w:rsidRDefault="00113E7D" w:rsidP="00113E7D">
            <w:pPr>
              <w:pStyle w:val="Compact"/>
            </w:pPr>
            <w:r>
              <w:t>Model</w:t>
            </w:r>
          </w:p>
        </w:tc>
        <w:tc>
          <w:tcPr>
            <w:tcW w:w="0" w:type="auto"/>
            <w:tcBorders>
              <w:bottom w:val="single" w:sz="0" w:space="0" w:color="auto"/>
            </w:tcBorders>
            <w:vAlign w:val="bottom"/>
          </w:tcPr>
          <w:p w14:paraId="6F55FF25" w14:textId="6382CBCB" w:rsidR="00113E7D" w:rsidRDefault="00113E7D" w:rsidP="00113E7D">
            <w:pPr>
              <w:pStyle w:val="Compact"/>
              <w:jc w:val="center"/>
            </w:pPr>
            <w:r>
              <w:t>WAIC</w:t>
            </w:r>
          </w:p>
        </w:tc>
        <w:tc>
          <w:tcPr>
            <w:tcW w:w="0" w:type="auto"/>
            <w:tcBorders>
              <w:bottom w:val="single" w:sz="0" w:space="0" w:color="auto"/>
            </w:tcBorders>
            <w:vAlign w:val="bottom"/>
          </w:tcPr>
          <w:p w14:paraId="512A1491" w14:textId="0EF9E587" w:rsidR="00113E7D" w:rsidRDefault="00113E7D" w:rsidP="00113E7D">
            <w:pPr>
              <w:pStyle w:val="Compact"/>
              <w:jc w:val="center"/>
            </w:pPr>
            <m:oMathPara>
              <m:oMath>
                <m:r>
                  <w:rPr>
                    <w:rFonts w:ascii="Cambria Math" w:hAnsi="Cambria Math"/>
                  </w:rPr>
                  <m:t>∆ELPD</m:t>
                </m:r>
              </m:oMath>
            </m:oMathPara>
          </w:p>
        </w:tc>
        <w:tc>
          <w:tcPr>
            <w:tcW w:w="0" w:type="auto"/>
            <w:tcBorders>
              <w:bottom w:val="single" w:sz="0" w:space="0" w:color="auto"/>
            </w:tcBorders>
            <w:vAlign w:val="bottom"/>
          </w:tcPr>
          <w:p w14:paraId="5663EEB1" w14:textId="73E20C4C" w:rsidR="00113E7D" w:rsidRDefault="00113E7D" w:rsidP="00113E7D">
            <w:pPr>
              <w:pStyle w:val="Compact"/>
              <w:jc w:val="center"/>
            </w:pPr>
            <w:r>
              <w:t xml:space="preserve">Std. Error </w:t>
            </w:r>
            <m:oMath>
              <m:r>
                <m:rPr>
                  <m:sty m:val="p"/>
                </m:rPr>
                <w:rPr>
                  <w:rFonts w:ascii="Cambria Math" w:hAnsi="Cambria Math"/>
                </w:rPr>
                <w:br/>
              </m:r>
            </m:oMath>
            <m:oMathPara>
              <m:oMath>
                <m:r>
                  <w:rPr>
                    <w:rFonts w:ascii="Cambria Math" w:hAnsi="Cambria Math"/>
                  </w:rPr>
                  <m:t>∆ELPD</m:t>
                </m:r>
              </m:oMath>
            </m:oMathPara>
          </w:p>
        </w:tc>
      </w:tr>
      <w:tr w:rsidR="00113E7D" w14:paraId="39CE26D0" w14:textId="77777777" w:rsidTr="00113E7D">
        <w:tc>
          <w:tcPr>
            <w:tcW w:w="0" w:type="auto"/>
          </w:tcPr>
          <w:p w14:paraId="00F97028" w14:textId="3706831E" w:rsidR="00113E7D" w:rsidRDefault="004F447D" w:rsidP="00EB391C">
            <w:pPr>
              <w:pStyle w:val="Compact"/>
            </w:pPr>
            <w:r>
              <w:t>Model 7 with h</w:t>
            </w:r>
            <w:r w:rsidR="00113E7D">
              <w:t>eterogenous variance</w:t>
            </w:r>
          </w:p>
        </w:tc>
        <w:tc>
          <w:tcPr>
            <w:tcW w:w="0" w:type="auto"/>
          </w:tcPr>
          <w:p w14:paraId="7C505232" w14:textId="77777777" w:rsidR="00113E7D" w:rsidRDefault="00113E7D" w:rsidP="00EB391C">
            <w:pPr>
              <w:pStyle w:val="Compact"/>
              <w:jc w:val="center"/>
            </w:pPr>
            <w:r>
              <w:t>-3280</w:t>
            </w:r>
          </w:p>
        </w:tc>
        <w:tc>
          <w:tcPr>
            <w:tcW w:w="0" w:type="auto"/>
          </w:tcPr>
          <w:p w14:paraId="306E33B0" w14:textId="77777777" w:rsidR="00113E7D" w:rsidRDefault="00113E7D" w:rsidP="00EB391C">
            <w:pPr>
              <w:pStyle w:val="Compact"/>
              <w:jc w:val="center"/>
            </w:pPr>
            <w:r>
              <w:t>0</w:t>
            </w:r>
          </w:p>
        </w:tc>
        <w:tc>
          <w:tcPr>
            <w:tcW w:w="0" w:type="auto"/>
          </w:tcPr>
          <w:p w14:paraId="0EC1BF22" w14:textId="77777777" w:rsidR="00113E7D" w:rsidRDefault="00113E7D" w:rsidP="00EB391C">
            <w:pPr>
              <w:pStyle w:val="Compact"/>
              <w:jc w:val="center"/>
            </w:pPr>
            <w:r>
              <w:t>0</w:t>
            </w:r>
          </w:p>
        </w:tc>
      </w:tr>
      <w:tr w:rsidR="00113E7D" w14:paraId="30FDE827" w14:textId="77777777" w:rsidTr="00113E7D">
        <w:tc>
          <w:tcPr>
            <w:tcW w:w="0" w:type="auto"/>
          </w:tcPr>
          <w:p w14:paraId="34B3BA87" w14:textId="0FE0DFEE" w:rsidR="00113E7D" w:rsidRDefault="004F447D" w:rsidP="00EB391C">
            <w:pPr>
              <w:pStyle w:val="Compact"/>
            </w:pPr>
            <w:r>
              <w:t>Model 7 with h</w:t>
            </w:r>
            <w:r w:rsidR="00113E7D">
              <w:t>omogenous variance</w:t>
            </w:r>
          </w:p>
        </w:tc>
        <w:tc>
          <w:tcPr>
            <w:tcW w:w="0" w:type="auto"/>
          </w:tcPr>
          <w:p w14:paraId="6E079306" w14:textId="77777777" w:rsidR="00113E7D" w:rsidRDefault="00113E7D" w:rsidP="00EB391C">
            <w:pPr>
              <w:pStyle w:val="Compact"/>
              <w:jc w:val="center"/>
            </w:pPr>
            <w:r>
              <w:t>-3261</w:t>
            </w:r>
          </w:p>
        </w:tc>
        <w:tc>
          <w:tcPr>
            <w:tcW w:w="0" w:type="auto"/>
          </w:tcPr>
          <w:p w14:paraId="33A0400C" w14:textId="77777777" w:rsidR="00113E7D" w:rsidRDefault="00113E7D" w:rsidP="00EB391C">
            <w:pPr>
              <w:pStyle w:val="Compact"/>
              <w:jc w:val="center"/>
            </w:pPr>
            <w:r>
              <w:t>-9.783</w:t>
            </w:r>
          </w:p>
        </w:tc>
        <w:tc>
          <w:tcPr>
            <w:tcW w:w="0" w:type="auto"/>
          </w:tcPr>
          <w:p w14:paraId="25C5D15F" w14:textId="77777777" w:rsidR="00113E7D" w:rsidRDefault="00113E7D" w:rsidP="00EB391C">
            <w:pPr>
              <w:pStyle w:val="Compact"/>
              <w:jc w:val="center"/>
            </w:pPr>
            <w:r>
              <w:t>6.429</w:t>
            </w:r>
          </w:p>
        </w:tc>
      </w:tr>
    </w:tbl>
    <w:p w14:paraId="20F34A7A" w14:textId="4DE931C4" w:rsidR="00113E7D" w:rsidRDefault="00113E7D" w:rsidP="00113E7D">
      <w:pPr>
        <w:pStyle w:val="BodyText"/>
      </w:pPr>
    </w:p>
    <w:p w14:paraId="67411A35" w14:textId="177A3504" w:rsidR="00237D40" w:rsidRDefault="00237D40" w:rsidP="00237D40">
      <w:pPr>
        <w:pStyle w:val="Heading2"/>
        <w:rPr>
          <w:noProof/>
        </w:rPr>
      </w:pPr>
      <w:bookmarkStart w:id="3" w:name="the-influence-of-developmental-temperatu"/>
      <w:r>
        <w:lastRenderedPageBreak/>
        <w:t>The influence of developmental temperature on genetic and non-genetic variance across age</w:t>
      </w:r>
      <w:r w:rsidRPr="00B75E1A">
        <w:rPr>
          <w:noProof/>
        </w:rPr>
        <w:t xml:space="preserve"> </w:t>
      </w:r>
    </w:p>
    <w:bookmarkEnd w:id="3"/>
    <w:p w14:paraId="4A33E42C" w14:textId="5EF04633" w:rsidR="002C4619" w:rsidRDefault="002C4619" w:rsidP="002C4619">
      <w:pPr>
        <w:pStyle w:val="FirstParagraph"/>
      </w:pPr>
      <w:r>
        <w:t xml:space="preserve">We fitted random intercepts for </w:t>
      </w:r>
      <m:oMath>
        <m:r>
          <w:rPr>
            <w:rFonts w:ascii="Cambria Math" w:hAnsi="Cambria Math"/>
          </w:rPr>
          <m:t>G</m:t>
        </m:r>
      </m:oMath>
      <w:r>
        <w:t xml:space="preserve">, </w:t>
      </w:r>
      <m:oMath>
        <m:r>
          <w:rPr>
            <w:rFonts w:ascii="Cambria Math" w:hAnsi="Cambria Math"/>
          </w:rPr>
          <m:t>M</m:t>
        </m:r>
      </m:oMath>
      <w:r>
        <w:t xml:space="preserve">, </w:t>
      </w:r>
      <m:oMath>
        <m:r>
          <w:rPr>
            <w:rFonts w:ascii="Cambria Math" w:hAnsi="Cambria Math"/>
          </w:rPr>
          <m:t>PE</m:t>
        </m:r>
      </m:oMath>
      <w:r>
        <w:t xml:space="preserve"> and </w:t>
      </w:r>
      <m:oMath>
        <m:r>
          <w:rPr>
            <w:rFonts w:ascii="Cambria Math" w:hAnsi="Cambria Math"/>
          </w:rPr>
          <m:t>R</m:t>
        </m:r>
      </m:oMath>
      <w:r>
        <w:t xml:space="preserve"> to estimate the overall estimate across age.</w:t>
      </w:r>
      <w:r w:rsidR="00237D40">
        <w:t xml:space="preserve"> In other words, the average variance across all age classes.</w:t>
      </w:r>
      <w:r>
        <w:t xml:space="preserve"> We found that</w:t>
      </w:r>
      <w:r w:rsidR="00237D40">
        <w:t xml:space="preserve"> </w:t>
      </w:r>
      <w:r>
        <w:t xml:space="preserve">additive genetic variance, permanent environmental variance and heritability of growth appears to be higher in the hot developmental temperature treatment however, there were no significant differences among treatment groups (Table S3). </w:t>
      </w:r>
    </w:p>
    <w:p w14:paraId="75806787" w14:textId="7F77F3FB" w:rsidR="00E56BA9" w:rsidRPr="00AD38B7" w:rsidRDefault="00B73D40" w:rsidP="00E56BA9">
      <w:pPr>
        <w:pStyle w:val="BodyText"/>
      </w:pPr>
      <w:r w:rsidRPr="00DF6366">
        <w:rPr>
          <w:b/>
          <w:bCs/>
        </w:rPr>
        <w:t>Table S</w:t>
      </w:r>
      <w:r>
        <w:rPr>
          <w:b/>
          <w:bCs/>
        </w:rPr>
        <w:t>3</w:t>
      </w:r>
      <w:r>
        <w:t xml:space="preserve"> </w:t>
      </w:r>
      <w:r w:rsidRPr="00B73D40">
        <w:t xml:space="preserve">Treatment comparisons of additive genetic variance, maternal variance, permanent environmental variance, residual variance and heritability. These are estimated from a model where random intercepts were fitted for all variance components. </w:t>
      </w:r>
      <w:r>
        <w:t>Bolded estimates are significantly different from zero. Hot treatment group n</w:t>
      </w:r>
      <w:r w:rsidRPr="00AD38B7">
        <w:rPr>
          <w:vertAlign w:val="subscript"/>
        </w:rPr>
        <w:t>obs</w:t>
      </w:r>
      <w:r>
        <w:rPr>
          <w:vertAlign w:val="subscript"/>
        </w:rPr>
        <w:t xml:space="preserve"> </w:t>
      </w:r>
      <w:r>
        <w:t>= 1892, cold treatment group n</w:t>
      </w:r>
      <w:r w:rsidRPr="00AD38B7">
        <w:rPr>
          <w:vertAlign w:val="subscript"/>
        </w:rPr>
        <w:t>obs</w:t>
      </w:r>
      <w:r>
        <w:rPr>
          <w:vertAlign w:val="subscript"/>
        </w:rPr>
        <w:t xml:space="preserve"> </w:t>
      </w:r>
      <w:r>
        <w:t xml:space="preserve">= 2036. </w:t>
      </w:r>
      <w:r w:rsidR="007B6ADE">
        <w:t>Values with * indicate very small values that were above zero.</w:t>
      </w:r>
    </w:p>
    <w:tbl>
      <w:tblPr>
        <w:tblW w:w="8734" w:type="dxa"/>
        <w:tblLook w:val="04A0" w:firstRow="1" w:lastRow="0" w:firstColumn="1" w:lastColumn="0" w:noHBand="0" w:noVBand="1"/>
      </w:tblPr>
      <w:tblGrid>
        <w:gridCol w:w="2058"/>
        <w:gridCol w:w="1277"/>
        <w:gridCol w:w="1020"/>
        <w:gridCol w:w="987"/>
        <w:gridCol w:w="1320"/>
        <w:gridCol w:w="1053"/>
        <w:gridCol w:w="1019"/>
      </w:tblGrid>
      <w:tr w:rsidR="00E56BA9" w:rsidRPr="00E142DB" w14:paraId="6EF6742A" w14:textId="77777777" w:rsidTr="00A84421">
        <w:trPr>
          <w:trHeight w:val="351"/>
        </w:trPr>
        <w:tc>
          <w:tcPr>
            <w:tcW w:w="0" w:type="auto"/>
            <w:tcBorders>
              <w:top w:val="nil"/>
              <w:left w:val="nil"/>
              <w:bottom w:val="nil"/>
              <w:right w:val="nil"/>
            </w:tcBorders>
            <w:shd w:val="clear" w:color="auto" w:fill="auto"/>
            <w:noWrap/>
            <w:vAlign w:val="bottom"/>
            <w:hideMark/>
          </w:tcPr>
          <w:p w14:paraId="5A109742" w14:textId="77777777" w:rsidR="00E56BA9" w:rsidRPr="00E142DB" w:rsidRDefault="00E56BA9" w:rsidP="00E56BA9">
            <w:pPr>
              <w:spacing w:after="0"/>
              <w:rPr>
                <w:rFonts w:ascii="Times New Roman" w:eastAsia="Times New Roman" w:hAnsi="Times New Roman" w:cs="Times New Roman"/>
                <w:lang w:val="en-HK" w:eastAsia="en-GB"/>
              </w:rPr>
            </w:pPr>
          </w:p>
        </w:tc>
        <w:tc>
          <w:tcPr>
            <w:tcW w:w="0" w:type="auto"/>
            <w:gridSpan w:val="3"/>
            <w:tcBorders>
              <w:top w:val="nil"/>
              <w:left w:val="nil"/>
              <w:bottom w:val="single" w:sz="4" w:space="0" w:color="auto"/>
              <w:right w:val="nil"/>
            </w:tcBorders>
            <w:shd w:val="clear" w:color="auto" w:fill="auto"/>
            <w:noWrap/>
            <w:vAlign w:val="bottom"/>
            <w:hideMark/>
          </w:tcPr>
          <w:p w14:paraId="4987AA80" w14:textId="50A08561" w:rsidR="00E56BA9" w:rsidRPr="00E142DB" w:rsidRDefault="00E56BA9" w:rsidP="00E56BA9">
            <w:pPr>
              <w:spacing w:after="0"/>
              <w:jc w:val="center"/>
              <w:rPr>
                <w:rFonts w:ascii="Times New Roman" w:eastAsia="Times New Roman" w:hAnsi="Times New Roman" w:cs="Times New Roman"/>
                <w:color w:val="000000"/>
                <w:lang w:val="en-HK" w:eastAsia="en-GB"/>
              </w:rPr>
            </w:pPr>
            <w:r w:rsidRPr="00DF6366">
              <w:rPr>
                <w:rFonts w:ascii="Times New Roman" w:eastAsia="Times New Roman" w:hAnsi="Times New Roman" w:cs="Times New Roman"/>
                <w:color w:val="000000"/>
                <w:lang w:val="en-HK" w:eastAsia="en-GB"/>
              </w:rPr>
              <w:t>Hot developmental temperature</w:t>
            </w:r>
            <w:r w:rsidR="00A84421">
              <w:rPr>
                <w:rFonts w:ascii="Times New Roman" w:eastAsia="Times New Roman" w:hAnsi="Times New Roman" w:cs="Times New Roman"/>
                <w:color w:val="000000"/>
                <w:lang w:val="en-HK" w:eastAsia="en-GB"/>
              </w:rPr>
              <w:br/>
            </w:r>
            <w:r>
              <w:rPr>
                <w:rFonts w:ascii="Times New Roman" w:eastAsia="Times New Roman" w:hAnsi="Times New Roman" w:cs="Times New Roman"/>
                <w:color w:val="000000"/>
                <w:lang w:val="en-HK" w:eastAsia="en-GB"/>
              </w:rPr>
              <w:t xml:space="preserve"> (</w:t>
            </w:r>
            <w:r w:rsidR="00DF4AA5">
              <w:t>n</w:t>
            </w:r>
            <w:r w:rsidR="00DF4AA5" w:rsidRPr="00330A62">
              <w:rPr>
                <w:vertAlign w:val="subscript"/>
              </w:rPr>
              <w:t>lizards</w:t>
            </w:r>
            <w:r w:rsidR="00DF4AA5">
              <w:rPr>
                <w:rFonts w:ascii="Times New Roman" w:eastAsia="Times New Roman" w:hAnsi="Times New Roman" w:cs="Times New Roman"/>
                <w:color w:val="000000"/>
                <w:lang w:val="en-HK" w:eastAsia="en-GB"/>
              </w:rPr>
              <w:t xml:space="preserve"> </w:t>
            </w:r>
            <w:r>
              <w:rPr>
                <w:rFonts w:ascii="Times New Roman" w:eastAsia="Times New Roman" w:hAnsi="Times New Roman" w:cs="Times New Roman"/>
                <w:color w:val="000000"/>
                <w:lang w:val="en-HK" w:eastAsia="en-GB"/>
              </w:rPr>
              <w:t>= 125)</w:t>
            </w:r>
          </w:p>
        </w:tc>
        <w:tc>
          <w:tcPr>
            <w:tcW w:w="0" w:type="auto"/>
            <w:gridSpan w:val="3"/>
            <w:tcBorders>
              <w:top w:val="nil"/>
              <w:left w:val="nil"/>
              <w:bottom w:val="single" w:sz="4" w:space="0" w:color="auto"/>
              <w:right w:val="nil"/>
            </w:tcBorders>
            <w:shd w:val="clear" w:color="auto" w:fill="auto"/>
            <w:noWrap/>
            <w:vAlign w:val="bottom"/>
            <w:hideMark/>
          </w:tcPr>
          <w:p w14:paraId="74A4BD13" w14:textId="477FFE4D" w:rsidR="00E56BA9" w:rsidRPr="00E142DB" w:rsidRDefault="00E56BA9" w:rsidP="00E56BA9">
            <w:pPr>
              <w:spacing w:after="0"/>
              <w:jc w:val="center"/>
              <w:rPr>
                <w:rFonts w:ascii="Times New Roman" w:eastAsia="Times New Roman" w:hAnsi="Times New Roman" w:cs="Times New Roman"/>
                <w:color w:val="000000"/>
                <w:lang w:val="en-HK" w:eastAsia="en-GB"/>
              </w:rPr>
            </w:pPr>
            <w:r w:rsidRPr="00DF6366">
              <w:rPr>
                <w:rFonts w:ascii="Times New Roman" w:eastAsia="Times New Roman" w:hAnsi="Times New Roman" w:cs="Times New Roman"/>
                <w:color w:val="000000"/>
                <w:lang w:val="en-HK" w:eastAsia="en-GB"/>
              </w:rPr>
              <w:t>Cold developmental temperature</w:t>
            </w:r>
            <w:r>
              <w:rPr>
                <w:rFonts w:ascii="Times New Roman" w:eastAsia="Times New Roman" w:hAnsi="Times New Roman" w:cs="Times New Roman"/>
                <w:color w:val="000000"/>
                <w:lang w:val="en-HK" w:eastAsia="en-GB"/>
              </w:rPr>
              <w:t xml:space="preserve"> </w:t>
            </w:r>
            <w:r w:rsidR="00A84421">
              <w:rPr>
                <w:rFonts w:ascii="Times New Roman" w:eastAsia="Times New Roman" w:hAnsi="Times New Roman" w:cs="Times New Roman"/>
                <w:color w:val="000000"/>
                <w:lang w:val="en-HK" w:eastAsia="en-GB"/>
              </w:rPr>
              <w:br/>
            </w:r>
            <w:r>
              <w:rPr>
                <w:rFonts w:ascii="Times New Roman" w:eastAsia="Times New Roman" w:hAnsi="Times New Roman" w:cs="Times New Roman"/>
                <w:color w:val="000000"/>
                <w:lang w:val="en-HK" w:eastAsia="en-GB"/>
              </w:rPr>
              <w:t>(</w:t>
            </w:r>
            <w:r w:rsidR="00DF4AA5">
              <w:t>n</w:t>
            </w:r>
            <w:r w:rsidR="00DF4AA5" w:rsidRPr="00330A62">
              <w:rPr>
                <w:vertAlign w:val="subscript"/>
              </w:rPr>
              <w:t>lizards</w:t>
            </w:r>
            <w:r w:rsidR="00DF4AA5">
              <w:rPr>
                <w:rFonts w:ascii="Times New Roman" w:eastAsia="Times New Roman" w:hAnsi="Times New Roman" w:cs="Times New Roman"/>
                <w:color w:val="000000"/>
                <w:lang w:val="en-HK" w:eastAsia="en-GB"/>
              </w:rPr>
              <w:t xml:space="preserve"> </w:t>
            </w:r>
            <w:r>
              <w:rPr>
                <w:rFonts w:ascii="Times New Roman" w:eastAsia="Times New Roman" w:hAnsi="Times New Roman" w:cs="Times New Roman"/>
                <w:color w:val="000000"/>
                <w:lang w:val="en-HK" w:eastAsia="en-GB"/>
              </w:rPr>
              <w:t>= 136)</w:t>
            </w:r>
          </w:p>
        </w:tc>
      </w:tr>
      <w:tr w:rsidR="00A84421" w:rsidRPr="00E142DB" w14:paraId="16E8F05D" w14:textId="77777777" w:rsidTr="00A84421">
        <w:trPr>
          <w:trHeight w:val="351"/>
        </w:trPr>
        <w:tc>
          <w:tcPr>
            <w:tcW w:w="0" w:type="auto"/>
            <w:tcBorders>
              <w:top w:val="nil"/>
              <w:left w:val="nil"/>
              <w:bottom w:val="nil"/>
              <w:right w:val="nil"/>
            </w:tcBorders>
            <w:shd w:val="clear" w:color="auto" w:fill="auto"/>
            <w:noWrap/>
            <w:vAlign w:val="bottom"/>
            <w:hideMark/>
          </w:tcPr>
          <w:p w14:paraId="7FD36F9B" w14:textId="77777777" w:rsidR="00E56BA9" w:rsidRPr="00E142DB" w:rsidRDefault="00E56BA9" w:rsidP="00E56BA9">
            <w:pPr>
              <w:spacing w:after="0"/>
              <w:jc w:val="center"/>
              <w:rPr>
                <w:rFonts w:ascii="Times New Roman" w:eastAsia="Times New Roman" w:hAnsi="Times New Roman" w:cs="Times New Roman"/>
                <w:color w:val="000000"/>
                <w:lang w:val="en-HK" w:eastAsia="en-GB"/>
              </w:rPr>
            </w:pPr>
          </w:p>
        </w:tc>
        <w:tc>
          <w:tcPr>
            <w:tcW w:w="0" w:type="auto"/>
            <w:tcBorders>
              <w:top w:val="nil"/>
              <w:left w:val="nil"/>
              <w:bottom w:val="single" w:sz="4" w:space="0" w:color="auto"/>
              <w:right w:val="nil"/>
            </w:tcBorders>
            <w:shd w:val="clear" w:color="auto" w:fill="auto"/>
            <w:noWrap/>
            <w:vAlign w:val="bottom"/>
            <w:hideMark/>
          </w:tcPr>
          <w:p w14:paraId="6D6D935A" w14:textId="77777777" w:rsidR="00E56BA9" w:rsidRPr="00E142DB" w:rsidRDefault="00E56BA9" w:rsidP="00E56BA9">
            <w:pPr>
              <w:spacing w:after="0"/>
              <w:jc w:val="center"/>
              <w:rPr>
                <w:rFonts w:ascii="Times New Roman" w:eastAsia="Times New Roman" w:hAnsi="Times New Roman" w:cs="Times New Roman"/>
                <w:color w:val="000000"/>
                <w:lang w:val="en-HK" w:eastAsia="en-GB"/>
              </w:rPr>
            </w:pPr>
            <w:r w:rsidRPr="00E142DB">
              <w:rPr>
                <w:rFonts w:ascii="Times New Roman" w:eastAsia="Times New Roman" w:hAnsi="Times New Roman" w:cs="Times New Roman"/>
                <w:color w:val="000000"/>
                <w:lang w:val="en-HK" w:eastAsia="en-GB"/>
              </w:rPr>
              <w:t>Estimate</w:t>
            </w:r>
          </w:p>
        </w:tc>
        <w:tc>
          <w:tcPr>
            <w:tcW w:w="0" w:type="auto"/>
            <w:tcBorders>
              <w:top w:val="nil"/>
              <w:left w:val="nil"/>
              <w:bottom w:val="single" w:sz="4" w:space="0" w:color="auto"/>
              <w:right w:val="nil"/>
            </w:tcBorders>
            <w:shd w:val="clear" w:color="auto" w:fill="auto"/>
            <w:noWrap/>
            <w:vAlign w:val="bottom"/>
            <w:hideMark/>
          </w:tcPr>
          <w:p w14:paraId="1FBAE240" w14:textId="77777777" w:rsidR="00E56BA9" w:rsidRPr="00E142DB" w:rsidRDefault="00E56BA9" w:rsidP="00E56BA9">
            <w:pPr>
              <w:spacing w:after="0"/>
              <w:jc w:val="center"/>
              <w:rPr>
                <w:rFonts w:ascii="Times New Roman" w:eastAsia="Times New Roman" w:hAnsi="Times New Roman" w:cs="Times New Roman"/>
                <w:color w:val="000000"/>
                <w:lang w:val="en-HK" w:eastAsia="en-GB"/>
              </w:rPr>
            </w:pPr>
            <w:r w:rsidRPr="00E142DB">
              <w:rPr>
                <w:rFonts w:ascii="Times New Roman" w:eastAsia="Times New Roman" w:hAnsi="Times New Roman" w:cs="Times New Roman"/>
                <w:color w:val="000000"/>
                <w:lang w:val="en-HK" w:eastAsia="en-GB"/>
              </w:rPr>
              <w:t>Lower</w:t>
            </w:r>
          </w:p>
        </w:tc>
        <w:tc>
          <w:tcPr>
            <w:tcW w:w="0" w:type="auto"/>
            <w:tcBorders>
              <w:top w:val="nil"/>
              <w:left w:val="nil"/>
              <w:bottom w:val="single" w:sz="4" w:space="0" w:color="auto"/>
              <w:right w:val="nil"/>
            </w:tcBorders>
            <w:shd w:val="clear" w:color="auto" w:fill="auto"/>
            <w:noWrap/>
            <w:vAlign w:val="bottom"/>
            <w:hideMark/>
          </w:tcPr>
          <w:p w14:paraId="5F868325" w14:textId="77777777" w:rsidR="00E56BA9" w:rsidRPr="00E142DB" w:rsidRDefault="00E56BA9" w:rsidP="00E56BA9">
            <w:pPr>
              <w:spacing w:after="0"/>
              <w:jc w:val="center"/>
              <w:rPr>
                <w:rFonts w:ascii="Times New Roman" w:eastAsia="Times New Roman" w:hAnsi="Times New Roman" w:cs="Times New Roman"/>
                <w:color w:val="000000"/>
                <w:lang w:val="en-HK" w:eastAsia="en-GB"/>
              </w:rPr>
            </w:pPr>
            <w:r w:rsidRPr="00E142DB">
              <w:rPr>
                <w:rFonts w:ascii="Times New Roman" w:eastAsia="Times New Roman" w:hAnsi="Times New Roman" w:cs="Times New Roman"/>
                <w:color w:val="000000"/>
                <w:lang w:val="en-HK" w:eastAsia="en-GB"/>
              </w:rPr>
              <w:t>Upper</w:t>
            </w:r>
          </w:p>
        </w:tc>
        <w:tc>
          <w:tcPr>
            <w:tcW w:w="0" w:type="auto"/>
            <w:tcBorders>
              <w:top w:val="nil"/>
              <w:left w:val="nil"/>
              <w:bottom w:val="single" w:sz="4" w:space="0" w:color="auto"/>
              <w:right w:val="nil"/>
            </w:tcBorders>
            <w:shd w:val="clear" w:color="auto" w:fill="auto"/>
            <w:noWrap/>
            <w:vAlign w:val="bottom"/>
            <w:hideMark/>
          </w:tcPr>
          <w:p w14:paraId="466210BC" w14:textId="77777777" w:rsidR="00E56BA9" w:rsidRPr="00E142DB" w:rsidRDefault="00E56BA9" w:rsidP="00E56BA9">
            <w:pPr>
              <w:spacing w:after="0"/>
              <w:jc w:val="center"/>
              <w:rPr>
                <w:rFonts w:ascii="Times New Roman" w:eastAsia="Times New Roman" w:hAnsi="Times New Roman" w:cs="Times New Roman"/>
                <w:color w:val="000000"/>
                <w:lang w:val="en-HK" w:eastAsia="en-GB"/>
              </w:rPr>
            </w:pPr>
            <w:r w:rsidRPr="00E142DB">
              <w:rPr>
                <w:rFonts w:ascii="Times New Roman" w:eastAsia="Times New Roman" w:hAnsi="Times New Roman" w:cs="Times New Roman"/>
                <w:color w:val="000000"/>
                <w:lang w:val="en-HK" w:eastAsia="en-GB"/>
              </w:rPr>
              <w:t>Estimate</w:t>
            </w:r>
          </w:p>
        </w:tc>
        <w:tc>
          <w:tcPr>
            <w:tcW w:w="0" w:type="auto"/>
            <w:tcBorders>
              <w:top w:val="nil"/>
              <w:left w:val="nil"/>
              <w:bottom w:val="single" w:sz="4" w:space="0" w:color="auto"/>
              <w:right w:val="nil"/>
            </w:tcBorders>
            <w:shd w:val="clear" w:color="auto" w:fill="auto"/>
            <w:noWrap/>
            <w:vAlign w:val="bottom"/>
            <w:hideMark/>
          </w:tcPr>
          <w:p w14:paraId="3B28E486" w14:textId="77777777" w:rsidR="00E56BA9" w:rsidRPr="00E142DB" w:rsidRDefault="00E56BA9" w:rsidP="00E56BA9">
            <w:pPr>
              <w:spacing w:after="0"/>
              <w:jc w:val="center"/>
              <w:rPr>
                <w:rFonts w:ascii="Times New Roman" w:eastAsia="Times New Roman" w:hAnsi="Times New Roman" w:cs="Times New Roman"/>
                <w:color w:val="000000"/>
                <w:lang w:val="en-HK" w:eastAsia="en-GB"/>
              </w:rPr>
            </w:pPr>
            <w:r w:rsidRPr="00E142DB">
              <w:rPr>
                <w:rFonts w:ascii="Times New Roman" w:eastAsia="Times New Roman" w:hAnsi="Times New Roman" w:cs="Times New Roman"/>
                <w:color w:val="000000"/>
                <w:lang w:val="en-HK" w:eastAsia="en-GB"/>
              </w:rPr>
              <w:t>Lower</w:t>
            </w:r>
          </w:p>
        </w:tc>
        <w:tc>
          <w:tcPr>
            <w:tcW w:w="0" w:type="auto"/>
            <w:tcBorders>
              <w:top w:val="nil"/>
              <w:left w:val="nil"/>
              <w:bottom w:val="single" w:sz="4" w:space="0" w:color="auto"/>
              <w:right w:val="nil"/>
            </w:tcBorders>
            <w:shd w:val="clear" w:color="auto" w:fill="auto"/>
            <w:noWrap/>
            <w:vAlign w:val="bottom"/>
            <w:hideMark/>
          </w:tcPr>
          <w:p w14:paraId="2AD3B58F" w14:textId="77777777" w:rsidR="00E56BA9" w:rsidRPr="00E142DB" w:rsidRDefault="00E56BA9" w:rsidP="00E56BA9">
            <w:pPr>
              <w:spacing w:after="0"/>
              <w:jc w:val="center"/>
              <w:rPr>
                <w:rFonts w:ascii="Times New Roman" w:eastAsia="Times New Roman" w:hAnsi="Times New Roman" w:cs="Times New Roman"/>
                <w:color w:val="000000"/>
                <w:lang w:val="en-HK" w:eastAsia="en-GB"/>
              </w:rPr>
            </w:pPr>
            <w:r w:rsidRPr="00E142DB">
              <w:rPr>
                <w:rFonts w:ascii="Times New Roman" w:eastAsia="Times New Roman" w:hAnsi="Times New Roman" w:cs="Times New Roman"/>
                <w:color w:val="000000"/>
                <w:lang w:val="en-HK" w:eastAsia="en-GB"/>
              </w:rPr>
              <w:t>Upper</w:t>
            </w:r>
          </w:p>
        </w:tc>
      </w:tr>
      <w:tr w:rsidR="00A84421" w:rsidRPr="00E142DB" w14:paraId="1E454393" w14:textId="77777777" w:rsidTr="00A84421">
        <w:trPr>
          <w:trHeight w:val="351"/>
        </w:trPr>
        <w:tc>
          <w:tcPr>
            <w:tcW w:w="0" w:type="auto"/>
            <w:tcBorders>
              <w:top w:val="nil"/>
              <w:left w:val="nil"/>
              <w:bottom w:val="nil"/>
              <w:right w:val="nil"/>
            </w:tcBorders>
            <w:shd w:val="clear" w:color="auto" w:fill="auto"/>
            <w:noWrap/>
            <w:vAlign w:val="bottom"/>
            <w:hideMark/>
          </w:tcPr>
          <w:p w14:paraId="10EB6BEB" w14:textId="78AFB5AF" w:rsidR="00B73D40" w:rsidRPr="00E142DB" w:rsidRDefault="00B73D40" w:rsidP="00B73D40">
            <w:pPr>
              <w:spacing w:after="0"/>
              <w:rPr>
                <w:rFonts w:ascii="Times New Roman" w:eastAsia="Times New Roman" w:hAnsi="Times New Roman" w:cs="Times New Roman"/>
                <w:color w:val="000000"/>
                <w:lang w:val="en-HK" w:eastAsia="en-GB"/>
              </w:rPr>
            </w:pPr>
            <w:r>
              <w:t>V</w:t>
            </w:r>
            <w:r w:rsidRPr="002C4619">
              <w:rPr>
                <w:vertAlign w:val="subscript"/>
              </w:rPr>
              <w:t>additive g</w:t>
            </w:r>
            <w:r>
              <w:rPr>
                <w:vertAlign w:val="subscript"/>
              </w:rPr>
              <w:t>enetic</w:t>
            </w:r>
          </w:p>
        </w:tc>
        <w:tc>
          <w:tcPr>
            <w:tcW w:w="0" w:type="auto"/>
            <w:tcBorders>
              <w:top w:val="nil"/>
              <w:left w:val="nil"/>
              <w:bottom w:val="nil"/>
              <w:right w:val="nil"/>
            </w:tcBorders>
            <w:shd w:val="clear" w:color="auto" w:fill="auto"/>
            <w:noWrap/>
            <w:hideMark/>
          </w:tcPr>
          <w:p w14:paraId="3297E3A0" w14:textId="0E49F648"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028</w:t>
            </w:r>
          </w:p>
        </w:tc>
        <w:tc>
          <w:tcPr>
            <w:tcW w:w="0" w:type="auto"/>
            <w:tcBorders>
              <w:top w:val="nil"/>
              <w:left w:val="nil"/>
              <w:bottom w:val="nil"/>
              <w:right w:val="nil"/>
            </w:tcBorders>
            <w:shd w:val="clear" w:color="auto" w:fill="auto"/>
            <w:noWrap/>
            <w:hideMark/>
          </w:tcPr>
          <w:p w14:paraId="08042F05" w14:textId="35EDCCF1"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0.0</w:t>
            </w:r>
            <w:r w:rsidR="007B6ADE">
              <w:rPr>
                <w:rFonts w:ascii="Times New Roman" w:hAnsi="Times New Roman" w:cs="Times New Roman"/>
                <w:b/>
                <w:bCs/>
              </w:rPr>
              <w:t>01</w:t>
            </w:r>
          </w:p>
        </w:tc>
        <w:tc>
          <w:tcPr>
            <w:tcW w:w="0" w:type="auto"/>
            <w:tcBorders>
              <w:top w:val="nil"/>
              <w:left w:val="nil"/>
              <w:bottom w:val="nil"/>
              <w:right w:val="nil"/>
            </w:tcBorders>
            <w:shd w:val="clear" w:color="auto" w:fill="auto"/>
            <w:noWrap/>
            <w:hideMark/>
          </w:tcPr>
          <w:p w14:paraId="238C87A5" w14:textId="19131679"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056</w:t>
            </w:r>
          </w:p>
        </w:tc>
        <w:tc>
          <w:tcPr>
            <w:tcW w:w="0" w:type="auto"/>
            <w:tcBorders>
              <w:top w:val="nil"/>
              <w:left w:val="nil"/>
              <w:bottom w:val="nil"/>
              <w:right w:val="nil"/>
            </w:tcBorders>
            <w:shd w:val="clear" w:color="auto" w:fill="auto"/>
            <w:noWrap/>
            <w:hideMark/>
          </w:tcPr>
          <w:p w14:paraId="613C7A97" w14:textId="4A4B1203"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0.0</w:t>
            </w:r>
            <w:r w:rsidR="007B6ADE">
              <w:rPr>
                <w:rFonts w:ascii="Times New Roman" w:hAnsi="Times New Roman" w:cs="Times New Roman"/>
                <w:b/>
                <w:bCs/>
              </w:rPr>
              <w:t>1</w:t>
            </w:r>
          </w:p>
        </w:tc>
        <w:tc>
          <w:tcPr>
            <w:tcW w:w="0" w:type="auto"/>
            <w:tcBorders>
              <w:top w:val="nil"/>
              <w:left w:val="nil"/>
              <w:bottom w:val="nil"/>
              <w:right w:val="nil"/>
            </w:tcBorders>
            <w:shd w:val="clear" w:color="auto" w:fill="auto"/>
            <w:noWrap/>
            <w:hideMark/>
          </w:tcPr>
          <w:p w14:paraId="6837CECA" w14:textId="6B84E043" w:rsidR="00B73D40" w:rsidRPr="00B73D40" w:rsidRDefault="007B6ADE" w:rsidP="00B73D40">
            <w:pPr>
              <w:spacing w:after="0"/>
              <w:jc w:val="center"/>
              <w:rPr>
                <w:rFonts w:ascii="Times New Roman" w:eastAsia="Times New Roman" w:hAnsi="Times New Roman" w:cs="Times New Roman"/>
                <w:b/>
                <w:bCs/>
                <w:color w:val="000000"/>
                <w:lang w:val="en-HK" w:eastAsia="en-GB"/>
              </w:rPr>
            </w:pPr>
            <w:r>
              <w:rPr>
                <w:rFonts w:ascii="Times New Roman" w:hAnsi="Times New Roman" w:cs="Times New Roman"/>
                <w:b/>
                <w:bCs/>
              </w:rPr>
              <w:t>0*</w:t>
            </w:r>
          </w:p>
        </w:tc>
        <w:tc>
          <w:tcPr>
            <w:tcW w:w="0" w:type="auto"/>
            <w:tcBorders>
              <w:top w:val="nil"/>
              <w:left w:val="nil"/>
              <w:bottom w:val="nil"/>
              <w:right w:val="nil"/>
            </w:tcBorders>
            <w:shd w:val="clear" w:color="auto" w:fill="auto"/>
            <w:noWrap/>
            <w:hideMark/>
          </w:tcPr>
          <w:p w14:paraId="400516B7" w14:textId="47D7CB07"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w:t>
            </w:r>
            <w:r w:rsidR="00B71132">
              <w:rPr>
                <w:rFonts w:ascii="Times New Roman" w:hAnsi="Times New Roman" w:cs="Times New Roman"/>
                <w:b/>
                <w:bCs/>
              </w:rPr>
              <w:t>25</w:t>
            </w:r>
          </w:p>
        </w:tc>
      </w:tr>
      <w:tr w:rsidR="00A84421" w:rsidRPr="00E142DB" w14:paraId="18A52058" w14:textId="77777777" w:rsidTr="00A84421">
        <w:trPr>
          <w:trHeight w:val="351"/>
        </w:trPr>
        <w:tc>
          <w:tcPr>
            <w:tcW w:w="0" w:type="auto"/>
            <w:tcBorders>
              <w:top w:val="nil"/>
              <w:left w:val="nil"/>
              <w:bottom w:val="nil"/>
              <w:right w:val="nil"/>
            </w:tcBorders>
            <w:shd w:val="clear" w:color="auto" w:fill="auto"/>
            <w:noWrap/>
            <w:vAlign w:val="bottom"/>
            <w:hideMark/>
          </w:tcPr>
          <w:p w14:paraId="623E10C1" w14:textId="7A3FAC1F" w:rsidR="00B73D40" w:rsidRPr="00E142DB" w:rsidRDefault="00B73D40" w:rsidP="00B73D40">
            <w:pPr>
              <w:spacing w:after="0"/>
              <w:rPr>
                <w:rFonts w:ascii="Times New Roman" w:eastAsia="Times New Roman" w:hAnsi="Times New Roman" w:cs="Times New Roman"/>
                <w:color w:val="000000"/>
                <w:lang w:val="en-HK" w:eastAsia="en-GB"/>
              </w:rPr>
            </w:pPr>
            <w:r>
              <w:t>V</w:t>
            </w:r>
            <w:r w:rsidRPr="002C4619">
              <w:rPr>
                <w:vertAlign w:val="subscript"/>
              </w:rPr>
              <w:t>maternal</w:t>
            </w:r>
          </w:p>
        </w:tc>
        <w:tc>
          <w:tcPr>
            <w:tcW w:w="0" w:type="auto"/>
            <w:tcBorders>
              <w:top w:val="nil"/>
              <w:left w:val="nil"/>
              <w:bottom w:val="nil"/>
              <w:right w:val="nil"/>
            </w:tcBorders>
            <w:shd w:val="clear" w:color="auto" w:fill="auto"/>
            <w:noWrap/>
            <w:hideMark/>
          </w:tcPr>
          <w:p w14:paraId="0215985B" w14:textId="16F18DBB"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0.0</w:t>
            </w:r>
            <w:r w:rsidR="007B6ADE">
              <w:rPr>
                <w:rFonts w:ascii="Times New Roman" w:hAnsi="Times New Roman" w:cs="Times New Roman"/>
                <w:b/>
                <w:bCs/>
              </w:rPr>
              <w:t>0</w:t>
            </w:r>
            <w:r w:rsidRPr="00B73D40">
              <w:rPr>
                <w:rFonts w:ascii="Times New Roman" w:hAnsi="Times New Roman" w:cs="Times New Roman"/>
                <w:b/>
                <w:bCs/>
              </w:rPr>
              <w:t>6</w:t>
            </w:r>
          </w:p>
        </w:tc>
        <w:tc>
          <w:tcPr>
            <w:tcW w:w="0" w:type="auto"/>
            <w:tcBorders>
              <w:top w:val="nil"/>
              <w:left w:val="nil"/>
              <w:bottom w:val="nil"/>
              <w:right w:val="nil"/>
            </w:tcBorders>
            <w:shd w:val="clear" w:color="auto" w:fill="auto"/>
            <w:noWrap/>
            <w:hideMark/>
          </w:tcPr>
          <w:p w14:paraId="11827F2D" w14:textId="6F5D0275"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w:t>
            </w:r>
          </w:p>
        </w:tc>
        <w:tc>
          <w:tcPr>
            <w:tcW w:w="0" w:type="auto"/>
            <w:tcBorders>
              <w:top w:val="nil"/>
              <w:left w:val="nil"/>
              <w:bottom w:val="nil"/>
              <w:right w:val="nil"/>
            </w:tcBorders>
            <w:shd w:val="clear" w:color="auto" w:fill="auto"/>
            <w:noWrap/>
            <w:hideMark/>
          </w:tcPr>
          <w:p w14:paraId="5655A9F4" w14:textId="3154351E"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024</w:t>
            </w:r>
          </w:p>
        </w:tc>
        <w:tc>
          <w:tcPr>
            <w:tcW w:w="0" w:type="auto"/>
            <w:tcBorders>
              <w:top w:val="nil"/>
              <w:left w:val="nil"/>
              <w:bottom w:val="nil"/>
              <w:right w:val="nil"/>
            </w:tcBorders>
            <w:shd w:val="clear" w:color="auto" w:fill="auto"/>
            <w:noWrap/>
            <w:hideMark/>
          </w:tcPr>
          <w:p w14:paraId="2F65E6DC" w14:textId="160CCB35"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0.0</w:t>
            </w:r>
            <w:r w:rsidR="007B6ADE">
              <w:rPr>
                <w:rFonts w:ascii="Times New Roman" w:hAnsi="Times New Roman" w:cs="Times New Roman"/>
                <w:b/>
                <w:bCs/>
              </w:rPr>
              <w:t>0</w:t>
            </w:r>
            <w:r w:rsidRPr="00B73D40">
              <w:rPr>
                <w:rFonts w:ascii="Times New Roman" w:hAnsi="Times New Roman" w:cs="Times New Roman"/>
                <w:b/>
                <w:bCs/>
              </w:rPr>
              <w:t>5</w:t>
            </w:r>
          </w:p>
        </w:tc>
        <w:tc>
          <w:tcPr>
            <w:tcW w:w="0" w:type="auto"/>
            <w:tcBorders>
              <w:top w:val="nil"/>
              <w:left w:val="nil"/>
              <w:bottom w:val="nil"/>
              <w:right w:val="nil"/>
            </w:tcBorders>
            <w:shd w:val="clear" w:color="auto" w:fill="auto"/>
            <w:noWrap/>
            <w:hideMark/>
          </w:tcPr>
          <w:p w14:paraId="73564B01" w14:textId="68961304" w:rsidR="00B73D40" w:rsidRPr="00B73D40" w:rsidRDefault="007B6ADE" w:rsidP="00B73D40">
            <w:pPr>
              <w:spacing w:after="0"/>
              <w:jc w:val="center"/>
              <w:rPr>
                <w:rFonts w:ascii="Times New Roman" w:eastAsia="Times New Roman" w:hAnsi="Times New Roman" w:cs="Times New Roman"/>
                <w:b/>
                <w:bCs/>
                <w:color w:val="000000"/>
                <w:lang w:val="en-HK" w:eastAsia="en-GB"/>
              </w:rPr>
            </w:pPr>
            <w:r>
              <w:rPr>
                <w:rFonts w:ascii="Times New Roman" w:eastAsia="Times New Roman" w:hAnsi="Times New Roman" w:cs="Times New Roman"/>
                <w:b/>
                <w:bCs/>
                <w:color w:val="000000"/>
                <w:lang w:val="en-HK" w:eastAsia="en-GB"/>
              </w:rPr>
              <w:t>0*</w:t>
            </w:r>
          </w:p>
        </w:tc>
        <w:tc>
          <w:tcPr>
            <w:tcW w:w="0" w:type="auto"/>
            <w:tcBorders>
              <w:top w:val="nil"/>
              <w:left w:val="nil"/>
              <w:bottom w:val="nil"/>
              <w:right w:val="nil"/>
            </w:tcBorders>
            <w:shd w:val="clear" w:color="auto" w:fill="auto"/>
            <w:noWrap/>
            <w:hideMark/>
          </w:tcPr>
          <w:p w14:paraId="50885156" w14:textId="6263834E"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w:t>
            </w:r>
            <w:r w:rsidR="00B71132">
              <w:rPr>
                <w:rFonts w:ascii="Times New Roman" w:hAnsi="Times New Roman" w:cs="Times New Roman"/>
                <w:b/>
                <w:bCs/>
              </w:rPr>
              <w:t>16</w:t>
            </w:r>
          </w:p>
        </w:tc>
      </w:tr>
      <w:tr w:rsidR="00A84421" w:rsidRPr="00E142DB" w14:paraId="23CDF0A7" w14:textId="77777777" w:rsidTr="00A84421">
        <w:trPr>
          <w:trHeight w:val="351"/>
        </w:trPr>
        <w:tc>
          <w:tcPr>
            <w:tcW w:w="0" w:type="auto"/>
            <w:tcBorders>
              <w:top w:val="nil"/>
              <w:left w:val="nil"/>
              <w:bottom w:val="nil"/>
              <w:right w:val="nil"/>
            </w:tcBorders>
            <w:shd w:val="clear" w:color="auto" w:fill="auto"/>
            <w:noWrap/>
            <w:vAlign w:val="bottom"/>
            <w:hideMark/>
          </w:tcPr>
          <w:p w14:paraId="11D68A1E" w14:textId="5583D09A" w:rsidR="00B73D40" w:rsidRPr="00E142DB" w:rsidRDefault="00B73D40" w:rsidP="00B73D40">
            <w:pPr>
              <w:spacing w:after="0"/>
              <w:rPr>
                <w:rFonts w:ascii="Times New Roman" w:eastAsia="Times New Roman" w:hAnsi="Times New Roman" w:cs="Times New Roman"/>
                <w:color w:val="000000"/>
                <w:lang w:val="en-HK" w:eastAsia="en-GB"/>
              </w:rPr>
            </w:pPr>
            <w:r>
              <w:t>V</w:t>
            </w:r>
            <w:r w:rsidRPr="002C4619">
              <w:rPr>
                <w:vertAlign w:val="subscript"/>
              </w:rPr>
              <w:t>pe</w:t>
            </w:r>
            <w:r>
              <w:rPr>
                <w:vertAlign w:val="subscript"/>
              </w:rPr>
              <w:t>rmanent environment</w:t>
            </w:r>
          </w:p>
        </w:tc>
        <w:tc>
          <w:tcPr>
            <w:tcW w:w="0" w:type="auto"/>
            <w:tcBorders>
              <w:top w:val="nil"/>
              <w:left w:val="nil"/>
              <w:bottom w:val="nil"/>
              <w:right w:val="nil"/>
            </w:tcBorders>
            <w:shd w:val="clear" w:color="auto" w:fill="auto"/>
            <w:noWrap/>
            <w:hideMark/>
          </w:tcPr>
          <w:p w14:paraId="6E7D5293" w14:textId="56753611"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015</w:t>
            </w:r>
          </w:p>
        </w:tc>
        <w:tc>
          <w:tcPr>
            <w:tcW w:w="0" w:type="auto"/>
            <w:tcBorders>
              <w:top w:val="nil"/>
              <w:left w:val="nil"/>
              <w:bottom w:val="nil"/>
              <w:right w:val="nil"/>
            </w:tcBorders>
            <w:shd w:val="clear" w:color="auto" w:fill="auto"/>
            <w:noWrap/>
            <w:hideMark/>
          </w:tcPr>
          <w:p w14:paraId="58D5BBA6" w14:textId="4E3C497C" w:rsidR="00B73D40" w:rsidRPr="00B73D40" w:rsidRDefault="007B6ADE" w:rsidP="00B73D40">
            <w:pPr>
              <w:spacing w:after="0"/>
              <w:jc w:val="center"/>
              <w:rPr>
                <w:rFonts w:ascii="Times New Roman" w:eastAsia="Times New Roman" w:hAnsi="Times New Roman" w:cs="Times New Roman"/>
                <w:b/>
                <w:bCs/>
                <w:color w:val="000000"/>
                <w:lang w:val="en-HK" w:eastAsia="en-GB"/>
              </w:rPr>
            </w:pPr>
            <w:r>
              <w:rPr>
                <w:rFonts w:ascii="Times New Roman" w:eastAsia="Times New Roman" w:hAnsi="Times New Roman" w:cs="Times New Roman"/>
                <w:b/>
                <w:bCs/>
                <w:color w:val="000000"/>
                <w:lang w:val="en-HK" w:eastAsia="en-GB"/>
              </w:rPr>
              <w:t>0*</w:t>
            </w:r>
          </w:p>
        </w:tc>
        <w:tc>
          <w:tcPr>
            <w:tcW w:w="0" w:type="auto"/>
            <w:tcBorders>
              <w:top w:val="nil"/>
              <w:left w:val="nil"/>
              <w:bottom w:val="nil"/>
              <w:right w:val="nil"/>
            </w:tcBorders>
            <w:shd w:val="clear" w:color="auto" w:fill="auto"/>
            <w:noWrap/>
            <w:hideMark/>
          </w:tcPr>
          <w:p w14:paraId="1A8CBF06" w14:textId="05C688EF"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053</w:t>
            </w:r>
          </w:p>
        </w:tc>
        <w:tc>
          <w:tcPr>
            <w:tcW w:w="0" w:type="auto"/>
            <w:tcBorders>
              <w:top w:val="nil"/>
              <w:left w:val="nil"/>
              <w:bottom w:val="nil"/>
              <w:right w:val="nil"/>
            </w:tcBorders>
            <w:shd w:val="clear" w:color="auto" w:fill="auto"/>
            <w:noWrap/>
            <w:hideMark/>
          </w:tcPr>
          <w:p w14:paraId="24891C5A" w14:textId="2A2937B1"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0.0</w:t>
            </w:r>
            <w:r w:rsidR="007B6ADE">
              <w:rPr>
                <w:rFonts w:ascii="Times New Roman" w:hAnsi="Times New Roman" w:cs="Times New Roman"/>
                <w:b/>
                <w:bCs/>
              </w:rPr>
              <w:t>08</w:t>
            </w:r>
          </w:p>
        </w:tc>
        <w:tc>
          <w:tcPr>
            <w:tcW w:w="0" w:type="auto"/>
            <w:tcBorders>
              <w:top w:val="nil"/>
              <w:left w:val="nil"/>
              <w:bottom w:val="nil"/>
              <w:right w:val="nil"/>
            </w:tcBorders>
            <w:shd w:val="clear" w:color="auto" w:fill="auto"/>
            <w:noWrap/>
            <w:hideMark/>
          </w:tcPr>
          <w:p w14:paraId="3B117400" w14:textId="21D8FC44" w:rsidR="00B73D40" w:rsidRPr="00B73D40" w:rsidRDefault="007B6ADE" w:rsidP="00B73D40">
            <w:pPr>
              <w:spacing w:after="0"/>
              <w:jc w:val="center"/>
              <w:rPr>
                <w:rFonts w:ascii="Times New Roman" w:eastAsia="Times New Roman" w:hAnsi="Times New Roman" w:cs="Times New Roman"/>
                <w:b/>
                <w:bCs/>
                <w:color w:val="000000"/>
                <w:lang w:val="en-HK" w:eastAsia="en-GB"/>
              </w:rPr>
            </w:pPr>
            <w:r>
              <w:rPr>
                <w:rFonts w:ascii="Times New Roman" w:eastAsia="Times New Roman" w:hAnsi="Times New Roman" w:cs="Times New Roman"/>
                <w:b/>
                <w:bCs/>
                <w:color w:val="000000"/>
                <w:lang w:val="en-HK" w:eastAsia="en-GB"/>
              </w:rPr>
              <w:t>0*</w:t>
            </w:r>
          </w:p>
        </w:tc>
        <w:tc>
          <w:tcPr>
            <w:tcW w:w="0" w:type="auto"/>
            <w:tcBorders>
              <w:top w:val="nil"/>
              <w:left w:val="nil"/>
              <w:bottom w:val="nil"/>
              <w:right w:val="nil"/>
            </w:tcBorders>
            <w:shd w:val="clear" w:color="auto" w:fill="auto"/>
            <w:noWrap/>
            <w:hideMark/>
          </w:tcPr>
          <w:p w14:paraId="279BEC88" w14:textId="36DCE787"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w:t>
            </w:r>
            <w:r w:rsidR="00B71132">
              <w:rPr>
                <w:rFonts w:ascii="Times New Roman" w:hAnsi="Times New Roman" w:cs="Times New Roman"/>
                <w:b/>
                <w:bCs/>
              </w:rPr>
              <w:t>25</w:t>
            </w:r>
          </w:p>
        </w:tc>
      </w:tr>
      <w:tr w:rsidR="00A84421" w:rsidRPr="00E142DB" w14:paraId="6533996F" w14:textId="77777777" w:rsidTr="00A84421">
        <w:trPr>
          <w:trHeight w:val="351"/>
        </w:trPr>
        <w:tc>
          <w:tcPr>
            <w:tcW w:w="0" w:type="auto"/>
            <w:tcBorders>
              <w:top w:val="nil"/>
              <w:left w:val="nil"/>
              <w:bottom w:val="nil"/>
              <w:right w:val="nil"/>
            </w:tcBorders>
            <w:shd w:val="clear" w:color="auto" w:fill="auto"/>
            <w:noWrap/>
            <w:vAlign w:val="bottom"/>
          </w:tcPr>
          <w:p w14:paraId="6AA64E24" w14:textId="57F10B38" w:rsidR="00B73D40" w:rsidRDefault="00B73D40" w:rsidP="00B73D40">
            <w:pPr>
              <w:spacing w:after="0"/>
              <w:rPr>
                <w:rFonts w:ascii="Times New Roman" w:eastAsia="Times New Roman" w:hAnsi="Times New Roman" w:cs="Times New Roman"/>
                <w:color w:val="000000"/>
                <w:lang w:val="en-HK" w:eastAsia="en-GB"/>
              </w:rPr>
            </w:pPr>
            <w:r>
              <w:t>V</w:t>
            </w:r>
            <w:r w:rsidRPr="002C4619">
              <w:rPr>
                <w:vertAlign w:val="subscript"/>
              </w:rPr>
              <w:t>residual</w:t>
            </w:r>
          </w:p>
        </w:tc>
        <w:tc>
          <w:tcPr>
            <w:tcW w:w="0" w:type="auto"/>
            <w:tcBorders>
              <w:top w:val="nil"/>
              <w:left w:val="nil"/>
              <w:bottom w:val="nil"/>
              <w:right w:val="nil"/>
            </w:tcBorders>
            <w:shd w:val="clear" w:color="auto" w:fill="auto"/>
            <w:noWrap/>
            <w:vAlign w:val="bottom"/>
          </w:tcPr>
          <w:p w14:paraId="09109FB6" w14:textId="74B791EE"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eastAsia="Times New Roman" w:hAnsi="Times New Roman" w:cs="Times New Roman"/>
                <w:b/>
                <w:bCs/>
                <w:color w:val="000000"/>
                <w:lang w:val="en-HK" w:eastAsia="en-GB"/>
              </w:rPr>
              <w:t>0.</w:t>
            </w:r>
            <w:r w:rsidR="007B6ADE">
              <w:rPr>
                <w:rFonts w:ascii="Times New Roman" w:eastAsia="Times New Roman" w:hAnsi="Times New Roman" w:cs="Times New Roman"/>
                <w:b/>
                <w:bCs/>
                <w:color w:val="000000"/>
                <w:lang w:val="en-HK" w:eastAsia="en-GB"/>
              </w:rPr>
              <w:t>25</w:t>
            </w:r>
          </w:p>
        </w:tc>
        <w:tc>
          <w:tcPr>
            <w:tcW w:w="0" w:type="auto"/>
            <w:tcBorders>
              <w:top w:val="nil"/>
              <w:left w:val="nil"/>
              <w:bottom w:val="nil"/>
              <w:right w:val="nil"/>
            </w:tcBorders>
            <w:shd w:val="clear" w:color="auto" w:fill="auto"/>
            <w:noWrap/>
            <w:vAlign w:val="bottom"/>
          </w:tcPr>
          <w:p w14:paraId="5DCBBA6B" w14:textId="5716790F"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eastAsia="Times New Roman" w:hAnsi="Times New Roman" w:cs="Times New Roman"/>
                <w:b/>
                <w:bCs/>
                <w:color w:val="000000"/>
                <w:lang w:val="en-HK" w:eastAsia="en-GB"/>
              </w:rPr>
              <w:t>0.</w:t>
            </w:r>
            <w:r w:rsidR="007B6ADE">
              <w:rPr>
                <w:rFonts w:ascii="Times New Roman" w:eastAsia="Times New Roman" w:hAnsi="Times New Roman" w:cs="Times New Roman"/>
                <w:b/>
                <w:bCs/>
                <w:color w:val="000000"/>
                <w:lang w:val="en-HK" w:eastAsia="en-GB"/>
              </w:rPr>
              <w:t>23</w:t>
            </w:r>
          </w:p>
        </w:tc>
        <w:tc>
          <w:tcPr>
            <w:tcW w:w="0" w:type="auto"/>
            <w:tcBorders>
              <w:top w:val="nil"/>
              <w:left w:val="nil"/>
              <w:bottom w:val="nil"/>
              <w:right w:val="nil"/>
            </w:tcBorders>
            <w:shd w:val="clear" w:color="auto" w:fill="auto"/>
            <w:noWrap/>
            <w:vAlign w:val="bottom"/>
          </w:tcPr>
          <w:p w14:paraId="6BBB88A4" w14:textId="62E23CE9"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eastAsia="Times New Roman" w:hAnsi="Times New Roman" w:cs="Times New Roman"/>
                <w:b/>
                <w:bCs/>
                <w:color w:val="000000"/>
                <w:lang w:val="en-HK" w:eastAsia="en-GB"/>
              </w:rPr>
              <w:t>0.</w:t>
            </w:r>
            <w:r w:rsidR="007B6ADE">
              <w:rPr>
                <w:rFonts w:ascii="Times New Roman" w:eastAsia="Times New Roman" w:hAnsi="Times New Roman" w:cs="Times New Roman"/>
                <w:b/>
                <w:bCs/>
                <w:color w:val="000000"/>
                <w:lang w:val="en-HK" w:eastAsia="en-GB"/>
              </w:rPr>
              <w:t>271</w:t>
            </w:r>
          </w:p>
        </w:tc>
        <w:tc>
          <w:tcPr>
            <w:tcW w:w="0" w:type="auto"/>
            <w:tcBorders>
              <w:top w:val="nil"/>
              <w:left w:val="nil"/>
              <w:bottom w:val="nil"/>
              <w:right w:val="nil"/>
            </w:tcBorders>
            <w:shd w:val="clear" w:color="auto" w:fill="auto"/>
            <w:noWrap/>
          </w:tcPr>
          <w:p w14:paraId="1475D964" w14:textId="3011BFDF"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274</w:t>
            </w:r>
          </w:p>
        </w:tc>
        <w:tc>
          <w:tcPr>
            <w:tcW w:w="0" w:type="auto"/>
            <w:tcBorders>
              <w:top w:val="nil"/>
              <w:left w:val="nil"/>
              <w:bottom w:val="nil"/>
              <w:right w:val="nil"/>
            </w:tcBorders>
            <w:shd w:val="clear" w:color="auto" w:fill="auto"/>
            <w:noWrap/>
          </w:tcPr>
          <w:p w14:paraId="082194B1" w14:textId="365476A1"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254</w:t>
            </w:r>
          </w:p>
        </w:tc>
        <w:tc>
          <w:tcPr>
            <w:tcW w:w="0" w:type="auto"/>
            <w:tcBorders>
              <w:top w:val="nil"/>
              <w:left w:val="nil"/>
              <w:bottom w:val="nil"/>
              <w:right w:val="nil"/>
            </w:tcBorders>
            <w:shd w:val="clear" w:color="auto" w:fill="auto"/>
            <w:noWrap/>
          </w:tcPr>
          <w:p w14:paraId="0B520918" w14:textId="0BF17B92"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2</w:t>
            </w:r>
            <w:r w:rsidR="00B71132">
              <w:rPr>
                <w:rFonts w:ascii="Times New Roman" w:hAnsi="Times New Roman" w:cs="Times New Roman"/>
                <w:b/>
                <w:bCs/>
              </w:rPr>
              <w:t>94</w:t>
            </w:r>
          </w:p>
        </w:tc>
      </w:tr>
      <w:tr w:rsidR="00A84421" w:rsidRPr="00E142DB" w14:paraId="712B4CB4" w14:textId="77777777" w:rsidTr="00A84421">
        <w:trPr>
          <w:trHeight w:val="351"/>
        </w:trPr>
        <w:tc>
          <w:tcPr>
            <w:tcW w:w="0" w:type="auto"/>
            <w:tcBorders>
              <w:top w:val="nil"/>
              <w:left w:val="nil"/>
              <w:bottom w:val="single" w:sz="4" w:space="0" w:color="auto"/>
              <w:right w:val="nil"/>
            </w:tcBorders>
            <w:shd w:val="clear" w:color="auto" w:fill="auto"/>
            <w:noWrap/>
            <w:vAlign w:val="bottom"/>
            <w:hideMark/>
          </w:tcPr>
          <w:p w14:paraId="2E9608F1" w14:textId="77777777" w:rsidR="00B73D40" w:rsidRPr="00E142DB" w:rsidRDefault="00B73D40" w:rsidP="00B73D40">
            <w:pPr>
              <w:spacing w:after="0"/>
              <w:rPr>
                <w:rFonts w:ascii="Times New Roman" w:eastAsia="Times New Roman" w:hAnsi="Times New Roman" w:cs="Times New Roman"/>
                <w:color w:val="000000"/>
                <w:lang w:val="en-HK" w:eastAsia="en-GB"/>
              </w:rPr>
            </w:pPr>
            <w:r w:rsidRPr="00E142DB">
              <w:rPr>
                <w:rFonts w:ascii="Times New Roman" w:eastAsia="Times New Roman" w:hAnsi="Times New Roman" w:cs="Times New Roman"/>
                <w:color w:val="000000"/>
                <w:lang w:val="en-HK" w:eastAsia="en-GB"/>
              </w:rPr>
              <w:t>Heritability</w:t>
            </w:r>
            <w:r>
              <w:rPr>
                <w:rFonts w:ascii="Times New Roman" w:eastAsia="Times New Roman" w:hAnsi="Times New Roman" w:cs="Times New Roman"/>
                <w:color w:val="000000"/>
                <w:lang w:val="en-HK" w:eastAsia="en-GB"/>
              </w:rPr>
              <w:t xml:space="preserve"> (h</w:t>
            </w:r>
            <w:r w:rsidRPr="00E142DB">
              <w:rPr>
                <w:rFonts w:ascii="Times New Roman" w:eastAsia="Times New Roman" w:hAnsi="Times New Roman" w:cs="Times New Roman"/>
                <w:color w:val="000000"/>
                <w:vertAlign w:val="superscript"/>
                <w:lang w:val="en-HK" w:eastAsia="en-GB"/>
              </w:rPr>
              <w:t>2</w:t>
            </w:r>
            <w:r>
              <w:rPr>
                <w:rFonts w:ascii="Times New Roman" w:eastAsia="Times New Roman" w:hAnsi="Times New Roman" w:cs="Times New Roman"/>
                <w:color w:val="000000"/>
                <w:lang w:val="en-HK" w:eastAsia="en-GB"/>
              </w:rPr>
              <w:t>)</w:t>
            </w:r>
          </w:p>
        </w:tc>
        <w:tc>
          <w:tcPr>
            <w:tcW w:w="0" w:type="auto"/>
            <w:tcBorders>
              <w:top w:val="nil"/>
              <w:left w:val="nil"/>
              <w:bottom w:val="single" w:sz="4" w:space="0" w:color="auto"/>
              <w:right w:val="nil"/>
            </w:tcBorders>
            <w:shd w:val="clear" w:color="auto" w:fill="auto"/>
            <w:noWrap/>
            <w:hideMark/>
          </w:tcPr>
          <w:p w14:paraId="4CE1C9F6" w14:textId="3A40E72A"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041</w:t>
            </w:r>
          </w:p>
        </w:tc>
        <w:tc>
          <w:tcPr>
            <w:tcW w:w="0" w:type="auto"/>
            <w:tcBorders>
              <w:top w:val="nil"/>
              <w:left w:val="nil"/>
              <w:bottom w:val="single" w:sz="4" w:space="0" w:color="auto"/>
              <w:right w:val="nil"/>
            </w:tcBorders>
            <w:shd w:val="clear" w:color="auto" w:fill="auto"/>
            <w:noWrap/>
            <w:hideMark/>
          </w:tcPr>
          <w:p w14:paraId="0D0DB5FE" w14:textId="0C309950"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0.0</w:t>
            </w:r>
            <w:r w:rsidR="007B6ADE">
              <w:rPr>
                <w:rFonts w:ascii="Times New Roman" w:hAnsi="Times New Roman" w:cs="Times New Roman"/>
                <w:b/>
                <w:bCs/>
              </w:rPr>
              <w:t>02</w:t>
            </w:r>
          </w:p>
        </w:tc>
        <w:tc>
          <w:tcPr>
            <w:tcW w:w="0" w:type="auto"/>
            <w:tcBorders>
              <w:top w:val="nil"/>
              <w:left w:val="nil"/>
              <w:bottom w:val="single" w:sz="4" w:space="0" w:color="auto"/>
              <w:right w:val="nil"/>
            </w:tcBorders>
            <w:shd w:val="clear" w:color="auto" w:fill="auto"/>
            <w:noWrap/>
            <w:hideMark/>
          </w:tcPr>
          <w:p w14:paraId="620B79A8" w14:textId="3632EA46"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083</w:t>
            </w:r>
          </w:p>
        </w:tc>
        <w:tc>
          <w:tcPr>
            <w:tcW w:w="0" w:type="auto"/>
            <w:tcBorders>
              <w:top w:val="nil"/>
              <w:left w:val="nil"/>
              <w:bottom w:val="single" w:sz="4" w:space="0" w:color="auto"/>
              <w:right w:val="nil"/>
            </w:tcBorders>
            <w:shd w:val="clear" w:color="auto" w:fill="auto"/>
            <w:noWrap/>
            <w:hideMark/>
          </w:tcPr>
          <w:p w14:paraId="6D471E8F" w14:textId="76595B09"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013</w:t>
            </w:r>
          </w:p>
        </w:tc>
        <w:tc>
          <w:tcPr>
            <w:tcW w:w="0" w:type="auto"/>
            <w:tcBorders>
              <w:top w:val="nil"/>
              <w:left w:val="nil"/>
              <w:bottom w:val="single" w:sz="4" w:space="0" w:color="auto"/>
              <w:right w:val="nil"/>
            </w:tcBorders>
            <w:shd w:val="clear" w:color="auto" w:fill="auto"/>
            <w:noWrap/>
            <w:hideMark/>
          </w:tcPr>
          <w:p w14:paraId="5C6C4FCE" w14:textId="48FE1810"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w:t>
            </w:r>
          </w:p>
        </w:tc>
        <w:tc>
          <w:tcPr>
            <w:tcW w:w="0" w:type="auto"/>
            <w:tcBorders>
              <w:top w:val="nil"/>
              <w:left w:val="nil"/>
              <w:bottom w:val="single" w:sz="4" w:space="0" w:color="auto"/>
              <w:right w:val="nil"/>
            </w:tcBorders>
            <w:shd w:val="clear" w:color="auto" w:fill="auto"/>
            <w:noWrap/>
            <w:hideMark/>
          </w:tcPr>
          <w:p w14:paraId="423E756A" w14:textId="7F7DC87A" w:rsidR="00B73D40" w:rsidRPr="00B73D40" w:rsidRDefault="00B73D40" w:rsidP="00B73D40">
            <w:pPr>
              <w:spacing w:after="0"/>
              <w:jc w:val="center"/>
              <w:rPr>
                <w:rFonts w:ascii="Times New Roman" w:eastAsia="Times New Roman" w:hAnsi="Times New Roman" w:cs="Times New Roman"/>
                <w:b/>
                <w:bCs/>
                <w:color w:val="000000"/>
                <w:lang w:val="en-HK" w:eastAsia="en-GB"/>
              </w:rPr>
            </w:pPr>
            <w:r w:rsidRPr="00B73D40">
              <w:rPr>
                <w:rFonts w:ascii="Times New Roman" w:hAnsi="Times New Roman" w:cs="Times New Roman"/>
                <w:b/>
                <w:bCs/>
              </w:rPr>
              <w:t>0.</w:t>
            </w:r>
            <w:r w:rsidR="007B6ADE">
              <w:rPr>
                <w:rFonts w:ascii="Times New Roman" w:hAnsi="Times New Roman" w:cs="Times New Roman"/>
                <w:b/>
                <w:bCs/>
              </w:rPr>
              <w:t>033</w:t>
            </w:r>
          </w:p>
        </w:tc>
      </w:tr>
    </w:tbl>
    <w:p w14:paraId="773CE093" w14:textId="77777777" w:rsidR="00E56BA9" w:rsidRDefault="00E56BA9" w:rsidP="002C4619">
      <w:pPr>
        <w:pStyle w:val="FirstParagraph"/>
      </w:pPr>
    </w:p>
    <w:p w14:paraId="05DE2222" w14:textId="75F35D6B" w:rsidR="003B1661" w:rsidRPr="0060796A" w:rsidRDefault="007E61CE" w:rsidP="0060796A">
      <w:pPr>
        <w:pStyle w:val="FirstParagraph"/>
      </w:pPr>
      <w:r>
        <w:t xml:space="preserve">To test how variance components and heritability change with age in </w:t>
      </w:r>
      <w:r w:rsidR="002C4619">
        <w:t xml:space="preserve">each treatment group, we fitted an intercept in our fixed effects and used the best supported random effect structure (Model 7) with heterogenous residual variance. </w:t>
      </w:r>
      <w:r w:rsidR="00BE6B84">
        <w:t xml:space="preserve">There were no differences among treatment groups (Fig. </w:t>
      </w:r>
      <w:r w:rsidR="0060796A" w:rsidRPr="0060796A">
        <w:t>3</w:t>
      </w:r>
      <w:r w:rsidR="00BE6B84" w:rsidRPr="0060796A">
        <w:t>)</w:t>
      </w:r>
      <w:r w:rsidR="00EB391C" w:rsidRPr="0060796A">
        <w:t xml:space="preserve">. </w:t>
      </w:r>
      <w:r w:rsidR="002C4619" w:rsidRPr="0060796A">
        <w:t xml:space="preserve">The </w:t>
      </w:r>
      <m:oMath>
        <m:r>
          <w:rPr>
            <w:rFonts w:ascii="Cambria Math" w:hAnsi="Cambria Math"/>
          </w:rPr>
          <m:t>G</m:t>
        </m:r>
      </m:oMath>
      <w:r w:rsidR="002C4619" w:rsidRPr="0060796A">
        <w:t xml:space="preserve"> and </w:t>
      </w:r>
      <m:oMath>
        <m:r>
          <w:rPr>
            <w:rFonts w:ascii="Cambria Math" w:hAnsi="Cambria Math"/>
          </w:rPr>
          <m:t>M</m:t>
        </m:r>
      </m:oMath>
      <w:r w:rsidR="002C4619" w:rsidRPr="0060796A">
        <w:t xml:space="preserve"> matrices for each treatment group are presented in Table S</w:t>
      </w:r>
      <w:r w:rsidR="0060796A" w:rsidRPr="0060796A">
        <w:t>3</w:t>
      </w:r>
      <w:r w:rsidR="002C4619" w:rsidRPr="0060796A">
        <w:t>-S</w:t>
      </w:r>
      <w:r w:rsidR="0060796A" w:rsidRPr="0060796A">
        <w:t>4</w:t>
      </w:r>
      <w:r w:rsidR="002C4619" w:rsidRPr="0060796A">
        <w:t>.</w:t>
      </w:r>
      <w:r w:rsidR="00630058" w:rsidRPr="0060796A">
        <w:rPr>
          <w:noProof/>
        </w:rPr>
        <w:t xml:space="preserve"> </w:t>
      </w:r>
    </w:p>
    <w:p w14:paraId="6B4D4D07" w14:textId="29A98B87" w:rsidR="003B1661" w:rsidRPr="00F862E4" w:rsidRDefault="003B1661" w:rsidP="003B1661">
      <w:pPr>
        <w:spacing w:before="180" w:after="180"/>
        <w:rPr>
          <w:rFonts w:ascii="Times New Roman" w:eastAsia="Calibri" w:hAnsi="Times New Roman" w:cs="Times New Roman"/>
        </w:rPr>
      </w:pPr>
      <w:r w:rsidRPr="0060796A">
        <w:rPr>
          <w:rFonts w:ascii="Times New Roman" w:eastAsia="Calibri" w:hAnsi="Times New Roman" w:cs="Times New Roman"/>
          <w:b/>
          <w:bCs/>
        </w:rPr>
        <w:t>Table S</w:t>
      </w:r>
      <w:r w:rsidR="008E472C">
        <w:rPr>
          <w:rFonts w:ascii="Times New Roman" w:eastAsia="Calibri" w:hAnsi="Times New Roman" w:cs="Times New Roman"/>
          <w:b/>
          <w:bCs/>
        </w:rPr>
        <w:t>4</w:t>
      </w:r>
      <w:r w:rsidRPr="0060796A">
        <w:rPr>
          <w:rFonts w:ascii="Times New Roman" w:eastAsia="Calibri" w:hAnsi="Times New Roman" w:cs="Times New Roman"/>
          <w:b/>
          <w:bCs/>
        </w:rPr>
        <w:t xml:space="preserve">. </w:t>
      </w:r>
      <w:r w:rsidR="00EA3A75" w:rsidRPr="0060796A">
        <w:rPr>
          <w:rFonts w:ascii="Times New Roman" w:eastAsia="Calibri" w:hAnsi="Times New Roman" w:cs="Times New Roman"/>
          <w:i/>
          <w:iCs/>
        </w:rPr>
        <w:t xml:space="preserve">G </w:t>
      </w:r>
      <w:r w:rsidR="00EA3A75" w:rsidRPr="0060796A">
        <w:rPr>
          <w:rFonts w:ascii="Times New Roman" w:eastAsia="Calibri" w:hAnsi="Times New Roman" w:cs="Times New Roman"/>
        </w:rPr>
        <w:t>and</w:t>
      </w:r>
      <w:r w:rsidR="00EA3A75" w:rsidRPr="0038090E">
        <w:rPr>
          <w:rFonts w:ascii="Times New Roman" w:eastAsia="Calibri" w:hAnsi="Times New Roman" w:cs="Times New Roman"/>
        </w:rPr>
        <w:t xml:space="preserve"> </w:t>
      </w:r>
      <w:r w:rsidR="00EA3A75" w:rsidRPr="0038090E">
        <w:rPr>
          <w:rFonts w:ascii="Times New Roman" w:eastAsia="Calibri" w:hAnsi="Times New Roman" w:cs="Times New Roman"/>
          <w:i/>
          <w:iCs/>
        </w:rPr>
        <w:t>M</w:t>
      </w:r>
      <w:r w:rsidR="00EA3A75" w:rsidRPr="0038090E">
        <w:rPr>
          <w:rFonts w:ascii="Times New Roman" w:eastAsia="Calibri" w:hAnsi="Times New Roman" w:cs="Times New Roman"/>
        </w:rPr>
        <w:t xml:space="preserve"> variance-covariance </w:t>
      </w:r>
      <w:r w:rsidR="00EA3A75">
        <w:rPr>
          <w:rFonts w:ascii="Times New Roman" w:eastAsia="Calibri" w:hAnsi="Times New Roman" w:cs="Times New Roman"/>
        </w:rPr>
        <w:t>/</w:t>
      </w:r>
      <w:r w:rsidR="00EA3A75" w:rsidRPr="0038090E">
        <w:rPr>
          <w:rFonts w:ascii="Times New Roman" w:eastAsia="Calibri" w:hAnsi="Times New Roman" w:cs="Times New Roman"/>
        </w:rPr>
        <w:t xml:space="preserve"> correlation </w:t>
      </w:r>
      <w:r w:rsidR="00EA3A75">
        <w:rPr>
          <w:rFonts w:ascii="Times New Roman" w:eastAsia="Calibri" w:hAnsi="Times New Roman" w:cs="Times New Roman"/>
        </w:rPr>
        <w:t>matrices</w:t>
      </w:r>
      <w:r w:rsidR="00EA3A75" w:rsidRPr="0038090E">
        <w:rPr>
          <w:rFonts w:ascii="Times New Roman" w:eastAsia="Calibri" w:hAnsi="Times New Roman" w:cs="Times New Roman"/>
        </w:rPr>
        <w:t xml:space="preserve"> between growth trajectory </w:t>
      </w:r>
      <w:r w:rsidR="00EA3A75">
        <w:rPr>
          <w:rFonts w:ascii="Times New Roman" w:eastAsia="Calibri" w:hAnsi="Times New Roman" w:cs="Times New Roman"/>
        </w:rPr>
        <w:t>parameters</w:t>
      </w:r>
      <w:r w:rsidR="00EA3A75" w:rsidRPr="00F862E4" w:rsidDel="00EA3A75">
        <w:rPr>
          <w:rFonts w:ascii="Times New Roman" w:eastAsia="Calibri" w:hAnsi="Times New Roman" w:cs="Times New Roman"/>
          <w:i/>
          <w:iCs/>
        </w:rPr>
        <w:t xml:space="preserve"> </w:t>
      </w:r>
      <w:r w:rsidRPr="00F862E4">
        <w:rPr>
          <w:rFonts w:ascii="Times New Roman" w:eastAsia="Calibri" w:hAnsi="Times New Roman" w:cs="Times New Roman"/>
        </w:rPr>
        <w:t>(intercept, linear slope and quadratic slope) for lizards from the hot developmental temperature treatment group (</w:t>
      </w:r>
      <w:r w:rsidR="00DF4AA5">
        <w:t>n</w:t>
      </w:r>
      <w:r w:rsidR="00DF4AA5" w:rsidRPr="00330A62">
        <w:rPr>
          <w:vertAlign w:val="subscript"/>
        </w:rPr>
        <w:t>lizards</w:t>
      </w:r>
      <w:r w:rsidR="00DF4AA5" w:rsidRPr="00F862E4">
        <w:rPr>
          <w:rFonts w:ascii="Times New Roman" w:eastAsia="Calibri" w:hAnsi="Times New Roman" w:cs="Times New Roman"/>
        </w:rPr>
        <w:t xml:space="preserve"> </w:t>
      </w:r>
      <w:r w:rsidRPr="00F862E4">
        <w:rPr>
          <w:rFonts w:ascii="Times New Roman" w:eastAsia="Calibri" w:hAnsi="Times New Roman" w:cs="Times New Roman"/>
        </w:rPr>
        <w:t>= 125, n</w:t>
      </w:r>
      <w:r w:rsidRPr="00F862E4">
        <w:rPr>
          <w:rFonts w:ascii="Times New Roman" w:eastAsia="Calibri" w:hAnsi="Times New Roman" w:cs="Times New Roman"/>
          <w:vertAlign w:val="subscript"/>
        </w:rPr>
        <w:t>obs</w:t>
      </w:r>
      <w:r w:rsidRPr="00F862E4">
        <w:rPr>
          <w:rFonts w:ascii="Times New Roman" w:eastAsia="Calibri" w:hAnsi="Times New Roman" w:cs="Times New Roman"/>
        </w:rPr>
        <w:t xml:space="preserve"> = </w:t>
      </w:r>
      <w:r w:rsidR="00163DB1">
        <w:rPr>
          <w:rFonts w:ascii="Times New Roman" w:eastAsia="Calibri" w:hAnsi="Times New Roman" w:cs="Times New Roman"/>
        </w:rPr>
        <w:t>1330</w:t>
      </w:r>
      <w:r w:rsidRPr="00F862E4">
        <w:rPr>
          <w:rFonts w:ascii="Times New Roman" w:eastAsia="Calibri" w:hAnsi="Times New Roman" w:cs="Times New Roman"/>
        </w:rPr>
        <w:t xml:space="preserve">). PE variance is also presented. Variances are represented along the diagonal, covariances are represented in the upper triangle and correlations are represented in the lower triangle. Bolded estimates are significantly different from zero.  Values in the brackets represent the 95% credible intervals. </w:t>
      </w:r>
      <w:r w:rsidR="00046479" w:rsidRPr="00046479">
        <w:rPr>
          <w:rFonts w:ascii="Times New Roman" w:eastAsia="Calibri" w:hAnsi="Times New Roman" w:cs="Times New Roman"/>
        </w:rPr>
        <w:t>Note that residual variance slope is in SD units.</w:t>
      </w:r>
    </w:p>
    <w:tbl>
      <w:tblPr>
        <w:tblW w:w="0" w:type="auto"/>
        <w:tblInd w:w="655" w:type="dxa"/>
        <w:tblLook w:val="04A0" w:firstRow="1" w:lastRow="0" w:firstColumn="1" w:lastColumn="0" w:noHBand="0" w:noVBand="1"/>
      </w:tblPr>
      <w:tblGrid>
        <w:gridCol w:w="1769"/>
        <w:gridCol w:w="1936"/>
        <w:gridCol w:w="2621"/>
        <w:gridCol w:w="2296"/>
      </w:tblGrid>
      <w:tr w:rsidR="008415F3" w:rsidRPr="008415F3" w14:paraId="54636849" w14:textId="77777777" w:rsidTr="008415F3">
        <w:trPr>
          <w:trHeight w:val="320"/>
        </w:trPr>
        <w:tc>
          <w:tcPr>
            <w:tcW w:w="0" w:type="auto"/>
            <w:gridSpan w:val="4"/>
            <w:tcBorders>
              <w:top w:val="nil"/>
              <w:left w:val="nil"/>
              <w:bottom w:val="single" w:sz="4" w:space="0" w:color="auto"/>
              <w:right w:val="nil"/>
            </w:tcBorders>
            <w:shd w:val="clear" w:color="auto" w:fill="auto"/>
            <w:noWrap/>
            <w:vAlign w:val="bottom"/>
            <w:hideMark/>
          </w:tcPr>
          <w:p w14:paraId="39AD9CC1" w14:textId="77777777" w:rsidR="008415F3" w:rsidRPr="008415F3" w:rsidRDefault="008415F3" w:rsidP="008415F3">
            <w:pPr>
              <w:spacing w:after="0"/>
              <w:jc w:val="center"/>
              <w:rPr>
                <w:rFonts w:ascii="Times New Roman" w:eastAsia="Times New Roman" w:hAnsi="Times New Roman" w:cs="Times New Roman"/>
                <w:i/>
                <w:iCs/>
                <w:color w:val="000000"/>
                <w:lang w:val="en-HK" w:eastAsia="en-GB"/>
              </w:rPr>
            </w:pPr>
            <w:r w:rsidRPr="008415F3">
              <w:rPr>
                <w:rFonts w:ascii="Times New Roman" w:eastAsia="Times New Roman" w:hAnsi="Times New Roman" w:cs="Times New Roman"/>
                <w:i/>
                <w:iCs/>
                <w:color w:val="000000"/>
                <w:lang w:val="en-HK" w:eastAsia="en-GB"/>
              </w:rPr>
              <w:t>G</w:t>
            </w:r>
          </w:p>
        </w:tc>
      </w:tr>
      <w:tr w:rsidR="008415F3" w:rsidRPr="008415F3" w14:paraId="716BECF6" w14:textId="77777777" w:rsidTr="008415F3">
        <w:trPr>
          <w:trHeight w:val="320"/>
        </w:trPr>
        <w:tc>
          <w:tcPr>
            <w:tcW w:w="0" w:type="auto"/>
            <w:tcBorders>
              <w:top w:val="nil"/>
              <w:left w:val="nil"/>
              <w:bottom w:val="nil"/>
              <w:right w:val="nil"/>
            </w:tcBorders>
            <w:shd w:val="clear" w:color="auto" w:fill="auto"/>
            <w:noWrap/>
            <w:vAlign w:val="bottom"/>
            <w:hideMark/>
          </w:tcPr>
          <w:p w14:paraId="04A4A000" w14:textId="77777777" w:rsidR="008415F3" w:rsidRPr="008415F3" w:rsidRDefault="008415F3" w:rsidP="008415F3">
            <w:pPr>
              <w:spacing w:after="0"/>
              <w:jc w:val="center"/>
              <w:rPr>
                <w:rFonts w:ascii="Times New Roman" w:eastAsia="Times New Roman" w:hAnsi="Times New Roman" w:cs="Times New Roman"/>
                <w:i/>
                <w:iCs/>
                <w:color w:val="000000"/>
                <w:lang w:val="en-HK" w:eastAsia="en-GB"/>
              </w:rPr>
            </w:pPr>
          </w:p>
        </w:tc>
        <w:tc>
          <w:tcPr>
            <w:tcW w:w="0" w:type="auto"/>
            <w:tcBorders>
              <w:top w:val="nil"/>
              <w:left w:val="nil"/>
              <w:bottom w:val="single" w:sz="4" w:space="0" w:color="auto"/>
              <w:right w:val="nil"/>
            </w:tcBorders>
            <w:shd w:val="clear" w:color="auto" w:fill="auto"/>
            <w:noWrap/>
            <w:vAlign w:val="bottom"/>
            <w:hideMark/>
          </w:tcPr>
          <w:p w14:paraId="3A9ACD8F"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Intercept</w:t>
            </w:r>
          </w:p>
        </w:tc>
        <w:tc>
          <w:tcPr>
            <w:tcW w:w="0" w:type="auto"/>
            <w:tcBorders>
              <w:top w:val="nil"/>
              <w:left w:val="nil"/>
              <w:bottom w:val="single" w:sz="4" w:space="0" w:color="auto"/>
              <w:right w:val="nil"/>
            </w:tcBorders>
            <w:shd w:val="clear" w:color="auto" w:fill="auto"/>
            <w:noWrap/>
            <w:vAlign w:val="bottom"/>
            <w:hideMark/>
          </w:tcPr>
          <w:p w14:paraId="5FCCAB35"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Linear Slope</w:t>
            </w:r>
          </w:p>
        </w:tc>
        <w:tc>
          <w:tcPr>
            <w:tcW w:w="0" w:type="auto"/>
            <w:tcBorders>
              <w:top w:val="nil"/>
              <w:left w:val="nil"/>
              <w:bottom w:val="single" w:sz="4" w:space="0" w:color="auto"/>
              <w:right w:val="nil"/>
            </w:tcBorders>
            <w:shd w:val="clear" w:color="auto" w:fill="auto"/>
            <w:noWrap/>
            <w:vAlign w:val="bottom"/>
            <w:hideMark/>
          </w:tcPr>
          <w:p w14:paraId="49D0FC4D"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Quadratic Slope</w:t>
            </w:r>
          </w:p>
        </w:tc>
      </w:tr>
      <w:tr w:rsidR="008415F3" w:rsidRPr="008415F3" w14:paraId="3297CA20" w14:textId="77777777" w:rsidTr="008415F3">
        <w:trPr>
          <w:trHeight w:val="680"/>
        </w:trPr>
        <w:tc>
          <w:tcPr>
            <w:tcW w:w="0" w:type="auto"/>
            <w:tcBorders>
              <w:top w:val="nil"/>
              <w:left w:val="nil"/>
              <w:bottom w:val="nil"/>
              <w:right w:val="nil"/>
            </w:tcBorders>
            <w:shd w:val="clear" w:color="auto" w:fill="auto"/>
            <w:noWrap/>
            <w:vAlign w:val="center"/>
            <w:hideMark/>
          </w:tcPr>
          <w:p w14:paraId="546E9526"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Intercept</w:t>
            </w:r>
          </w:p>
        </w:tc>
        <w:tc>
          <w:tcPr>
            <w:tcW w:w="0" w:type="auto"/>
            <w:tcBorders>
              <w:top w:val="nil"/>
              <w:left w:val="nil"/>
              <w:bottom w:val="nil"/>
              <w:right w:val="nil"/>
            </w:tcBorders>
            <w:shd w:val="clear" w:color="auto" w:fill="auto"/>
            <w:vAlign w:val="center"/>
            <w:hideMark/>
          </w:tcPr>
          <w:p w14:paraId="315CAF58" w14:textId="717C96C3"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0.008 </w:t>
            </w:r>
            <w:r w:rsidRPr="008415F3">
              <w:rPr>
                <w:rFonts w:ascii="Times New Roman" w:eastAsia="Times New Roman" w:hAnsi="Times New Roman" w:cs="Times New Roman"/>
                <w:b/>
                <w:bCs/>
                <w:color w:val="000000"/>
                <w:lang w:val="en-HK" w:eastAsia="en-GB"/>
              </w:rPr>
              <w:br/>
              <w:t xml:space="preserve">(0.002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0.018)</w:t>
            </w:r>
          </w:p>
        </w:tc>
        <w:tc>
          <w:tcPr>
            <w:tcW w:w="0" w:type="auto"/>
            <w:tcBorders>
              <w:top w:val="nil"/>
              <w:left w:val="nil"/>
              <w:bottom w:val="nil"/>
              <w:right w:val="nil"/>
            </w:tcBorders>
            <w:shd w:val="clear" w:color="auto" w:fill="auto"/>
            <w:vAlign w:val="center"/>
            <w:hideMark/>
          </w:tcPr>
          <w:p w14:paraId="4BBF82F5" w14:textId="4499987A"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 xml:space="preserve">0.00163 </w:t>
            </w:r>
            <w:r w:rsidRPr="008415F3">
              <w:rPr>
                <w:rFonts w:ascii="Times New Roman" w:eastAsia="Times New Roman" w:hAnsi="Times New Roman" w:cs="Times New Roman"/>
                <w:color w:val="000000"/>
                <w:lang w:val="en-HK" w:eastAsia="en-GB"/>
              </w:rPr>
              <w:br/>
              <w:t>(-0.</w:t>
            </w:r>
            <w:commentRangeStart w:id="4"/>
            <w:r w:rsidRPr="008415F3">
              <w:rPr>
                <w:rFonts w:ascii="Times New Roman" w:eastAsia="Times New Roman" w:hAnsi="Times New Roman" w:cs="Times New Roman"/>
                <w:color w:val="000000"/>
                <w:lang w:val="en-HK" w:eastAsia="en-GB"/>
              </w:rPr>
              <w:t xml:space="preserve">0023 </w:t>
            </w:r>
            <w:r w:rsidR="00835EC9">
              <w:rPr>
                <w:rFonts w:ascii="Times New Roman" w:eastAsia="Times New Roman" w:hAnsi="Times New Roman" w:cs="Times New Roman"/>
                <w:color w:val="000000"/>
                <w:lang w:val="en-HK" w:eastAsia="en-GB"/>
              </w:rPr>
              <w:t>to</w:t>
            </w:r>
            <w:r w:rsidR="00835EC9" w:rsidRPr="008415F3">
              <w:rPr>
                <w:rFonts w:ascii="Times New Roman" w:eastAsia="Times New Roman" w:hAnsi="Times New Roman" w:cs="Times New Roman"/>
                <w:color w:val="000000"/>
                <w:lang w:val="en-HK" w:eastAsia="en-GB"/>
              </w:rPr>
              <w:t xml:space="preserve"> </w:t>
            </w:r>
            <w:commentRangeEnd w:id="4"/>
            <w:r w:rsidR="003B6391">
              <w:rPr>
                <w:rStyle w:val="CommentReference"/>
                <w:rFonts w:ascii="Times New Roman" w:hAnsi="Times New Roman"/>
                <w:lang w:val="en-GB"/>
              </w:rPr>
              <w:commentReference w:id="4"/>
            </w:r>
            <w:r w:rsidRPr="008415F3">
              <w:rPr>
                <w:rFonts w:ascii="Times New Roman" w:eastAsia="Times New Roman" w:hAnsi="Times New Roman" w:cs="Times New Roman"/>
                <w:color w:val="000000"/>
                <w:lang w:val="en-HK" w:eastAsia="en-GB"/>
              </w:rPr>
              <w:t>0.00611)</w:t>
            </w:r>
          </w:p>
        </w:tc>
        <w:tc>
          <w:tcPr>
            <w:tcW w:w="0" w:type="auto"/>
            <w:tcBorders>
              <w:top w:val="nil"/>
              <w:left w:val="nil"/>
              <w:bottom w:val="nil"/>
              <w:right w:val="nil"/>
            </w:tcBorders>
            <w:shd w:val="clear" w:color="auto" w:fill="auto"/>
            <w:vAlign w:val="center"/>
            <w:hideMark/>
          </w:tcPr>
          <w:p w14:paraId="0D0FCF7E" w14:textId="70EFCD86"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-0.0817 </w:t>
            </w:r>
            <w:r w:rsidRPr="008415F3">
              <w:rPr>
                <w:rFonts w:ascii="Times New Roman" w:eastAsia="Times New Roman" w:hAnsi="Times New Roman" w:cs="Times New Roman"/>
                <w:b/>
                <w:bCs/>
                <w:color w:val="000000"/>
                <w:lang w:val="en-HK" w:eastAsia="en-GB"/>
              </w:rPr>
              <w:br/>
              <w:t xml:space="preserve">(-0.134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-0.0447)</w:t>
            </w:r>
          </w:p>
        </w:tc>
      </w:tr>
      <w:tr w:rsidR="008415F3" w:rsidRPr="008415F3" w14:paraId="186BE0EB" w14:textId="77777777" w:rsidTr="008415F3">
        <w:trPr>
          <w:trHeight w:val="680"/>
        </w:trPr>
        <w:tc>
          <w:tcPr>
            <w:tcW w:w="0" w:type="auto"/>
            <w:tcBorders>
              <w:top w:val="nil"/>
              <w:left w:val="nil"/>
              <w:bottom w:val="nil"/>
              <w:right w:val="nil"/>
            </w:tcBorders>
            <w:shd w:val="clear" w:color="auto" w:fill="auto"/>
            <w:noWrap/>
            <w:vAlign w:val="center"/>
            <w:hideMark/>
          </w:tcPr>
          <w:p w14:paraId="0431EDB1"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Linear Slope</w:t>
            </w:r>
          </w:p>
        </w:tc>
        <w:tc>
          <w:tcPr>
            <w:tcW w:w="0" w:type="auto"/>
            <w:tcBorders>
              <w:top w:val="nil"/>
              <w:left w:val="nil"/>
              <w:bottom w:val="nil"/>
              <w:right w:val="nil"/>
            </w:tcBorders>
            <w:shd w:val="clear" w:color="auto" w:fill="auto"/>
            <w:vAlign w:val="center"/>
            <w:hideMark/>
          </w:tcPr>
          <w:p w14:paraId="0A785E65" w14:textId="111E3044"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 xml:space="preserve">0.151 </w:t>
            </w:r>
            <w:r w:rsidRPr="008415F3">
              <w:rPr>
                <w:rFonts w:ascii="Times New Roman" w:eastAsia="Times New Roman" w:hAnsi="Times New Roman" w:cs="Times New Roman"/>
                <w:color w:val="000000"/>
                <w:lang w:val="en-HK" w:eastAsia="en-GB"/>
              </w:rPr>
              <w:br/>
              <w:t xml:space="preserve">(-0.287 </w:t>
            </w:r>
            <w:r w:rsidR="00835EC9">
              <w:rPr>
                <w:rFonts w:ascii="Times New Roman" w:eastAsia="Times New Roman" w:hAnsi="Times New Roman" w:cs="Times New Roman"/>
                <w:color w:val="000000"/>
                <w:lang w:val="en-HK" w:eastAsia="en-GB"/>
              </w:rPr>
              <w:t>to</w:t>
            </w:r>
            <w:r w:rsidR="00835EC9" w:rsidRPr="008415F3">
              <w:rPr>
                <w:rFonts w:ascii="Times New Roman" w:eastAsia="Times New Roman" w:hAnsi="Times New Roman" w:cs="Times New Roman"/>
                <w:color w:val="000000"/>
                <w:lang w:val="en-HK" w:eastAsia="en-GB"/>
              </w:rPr>
              <w:t xml:space="preserve"> </w:t>
            </w:r>
            <w:r w:rsidRPr="008415F3">
              <w:rPr>
                <w:rFonts w:ascii="Times New Roman" w:eastAsia="Times New Roman" w:hAnsi="Times New Roman" w:cs="Times New Roman"/>
                <w:color w:val="000000"/>
                <w:lang w:val="en-HK" w:eastAsia="en-GB"/>
              </w:rPr>
              <w:t>0.534)</w:t>
            </w:r>
          </w:p>
        </w:tc>
        <w:tc>
          <w:tcPr>
            <w:tcW w:w="0" w:type="auto"/>
            <w:tcBorders>
              <w:top w:val="nil"/>
              <w:left w:val="nil"/>
              <w:bottom w:val="nil"/>
              <w:right w:val="nil"/>
            </w:tcBorders>
            <w:shd w:val="clear" w:color="auto" w:fill="auto"/>
            <w:vAlign w:val="center"/>
            <w:hideMark/>
          </w:tcPr>
          <w:p w14:paraId="46C9F9EB" w14:textId="4E2E4EA2"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0.013 </w:t>
            </w:r>
            <w:r w:rsidRPr="008415F3">
              <w:rPr>
                <w:rFonts w:ascii="Times New Roman" w:eastAsia="Times New Roman" w:hAnsi="Times New Roman" w:cs="Times New Roman"/>
                <w:b/>
                <w:bCs/>
                <w:color w:val="000000"/>
                <w:lang w:val="en-HK" w:eastAsia="en-GB"/>
              </w:rPr>
              <w:br/>
              <w:t xml:space="preserve">(0.008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0.02)</w:t>
            </w:r>
          </w:p>
        </w:tc>
        <w:tc>
          <w:tcPr>
            <w:tcW w:w="0" w:type="auto"/>
            <w:tcBorders>
              <w:top w:val="nil"/>
              <w:left w:val="nil"/>
              <w:bottom w:val="nil"/>
              <w:right w:val="nil"/>
            </w:tcBorders>
            <w:shd w:val="clear" w:color="auto" w:fill="auto"/>
            <w:vAlign w:val="center"/>
            <w:hideMark/>
          </w:tcPr>
          <w:p w14:paraId="255C2D5F" w14:textId="77777777" w:rsidR="004F447D" w:rsidRDefault="008415F3" w:rsidP="008415F3">
            <w:pPr>
              <w:spacing w:after="0"/>
              <w:jc w:val="center"/>
              <w:rPr>
                <w:ins w:id="5" w:author="fonti.kar@gmail.com" w:date="2020-09-29T12:38:00Z"/>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-0.101 </w:t>
            </w:r>
          </w:p>
          <w:p w14:paraId="4D85932C" w14:textId="6B61E35C"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(-0.146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-0.07)</w:t>
            </w:r>
          </w:p>
        </w:tc>
      </w:tr>
      <w:tr w:rsidR="008415F3" w:rsidRPr="008415F3" w14:paraId="18434822" w14:textId="77777777" w:rsidTr="008415F3">
        <w:trPr>
          <w:trHeight w:val="1020"/>
        </w:trPr>
        <w:tc>
          <w:tcPr>
            <w:tcW w:w="0" w:type="auto"/>
            <w:tcBorders>
              <w:top w:val="nil"/>
              <w:left w:val="nil"/>
              <w:bottom w:val="nil"/>
              <w:right w:val="nil"/>
            </w:tcBorders>
            <w:shd w:val="clear" w:color="auto" w:fill="auto"/>
            <w:noWrap/>
            <w:vAlign w:val="center"/>
            <w:hideMark/>
          </w:tcPr>
          <w:p w14:paraId="7DA05A5B"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lastRenderedPageBreak/>
              <w:t>Quadratic Slope</w:t>
            </w:r>
          </w:p>
        </w:tc>
        <w:tc>
          <w:tcPr>
            <w:tcW w:w="0" w:type="auto"/>
            <w:tcBorders>
              <w:top w:val="nil"/>
              <w:left w:val="nil"/>
              <w:bottom w:val="nil"/>
              <w:right w:val="nil"/>
            </w:tcBorders>
            <w:shd w:val="clear" w:color="auto" w:fill="auto"/>
            <w:vAlign w:val="center"/>
            <w:hideMark/>
          </w:tcPr>
          <w:p w14:paraId="0BB73DBD" w14:textId="4051FF15"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-0.516 </w:t>
            </w:r>
            <w:r w:rsidRPr="008415F3">
              <w:rPr>
                <w:rFonts w:ascii="Times New Roman" w:eastAsia="Times New Roman" w:hAnsi="Times New Roman" w:cs="Times New Roman"/>
                <w:b/>
                <w:bCs/>
                <w:color w:val="000000"/>
                <w:lang w:val="en-HK" w:eastAsia="en-GB"/>
              </w:rPr>
              <w:br/>
              <w:t xml:space="preserve">(-0.815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-0.141)</w:t>
            </w:r>
          </w:p>
        </w:tc>
        <w:tc>
          <w:tcPr>
            <w:tcW w:w="0" w:type="auto"/>
            <w:tcBorders>
              <w:top w:val="nil"/>
              <w:left w:val="nil"/>
              <w:bottom w:val="nil"/>
              <w:right w:val="nil"/>
            </w:tcBorders>
            <w:shd w:val="clear" w:color="auto" w:fill="auto"/>
            <w:vAlign w:val="center"/>
            <w:hideMark/>
          </w:tcPr>
          <w:p w14:paraId="0FC825B3" w14:textId="24B3A17F"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0.636 </w:t>
            </w:r>
            <w:r w:rsidRPr="008415F3">
              <w:rPr>
                <w:rFonts w:ascii="Times New Roman" w:eastAsia="Times New Roman" w:hAnsi="Times New Roman" w:cs="Times New Roman"/>
                <w:b/>
                <w:bCs/>
                <w:color w:val="000000"/>
                <w:lang w:val="en-HK" w:eastAsia="en-GB"/>
              </w:rPr>
              <w:br/>
              <w:t xml:space="preserve">(0.356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0.819)</w:t>
            </w:r>
          </w:p>
        </w:tc>
        <w:tc>
          <w:tcPr>
            <w:tcW w:w="0" w:type="auto"/>
            <w:tcBorders>
              <w:top w:val="nil"/>
              <w:left w:val="nil"/>
              <w:bottom w:val="nil"/>
              <w:right w:val="nil"/>
            </w:tcBorders>
            <w:shd w:val="clear" w:color="auto" w:fill="auto"/>
            <w:vAlign w:val="center"/>
            <w:hideMark/>
          </w:tcPr>
          <w:p w14:paraId="0C5AF3AF" w14:textId="1A4748F3"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0.011 </w:t>
            </w:r>
            <w:r w:rsidRPr="008415F3">
              <w:rPr>
                <w:rFonts w:ascii="Times New Roman" w:eastAsia="Times New Roman" w:hAnsi="Times New Roman" w:cs="Times New Roman"/>
                <w:b/>
                <w:bCs/>
                <w:color w:val="000000"/>
                <w:lang w:val="en-HK" w:eastAsia="en-GB"/>
              </w:rPr>
              <w:br/>
              <w:t xml:space="preserve">(0.007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0.017)</w:t>
            </w:r>
          </w:p>
        </w:tc>
      </w:tr>
      <w:tr w:rsidR="008415F3" w:rsidRPr="008415F3" w14:paraId="086FDEC8" w14:textId="77777777" w:rsidTr="008415F3">
        <w:trPr>
          <w:trHeight w:val="320"/>
        </w:trPr>
        <w:tc>
          <w:tcPr>
            <w:tcW w:w="0" w:type="auto"/>
            <w:gridSpan w:val="4"/>
            <w:tcBorders>
              <w:top w:val="single" w:sz="4" w:space="0" w:color="auto"/>
              <w:left w:val="nil"/>
              <w:bottom w:val="single" w:sz="4" w:space="0" w:color="auto"/>
              <w:right w:val="nil"/>
            </w:tcBorders>
            <w:shd w:val="clear" w:color="auto" w:fill="auto"/>
            <w:noWrap/>
            <w:vAlign w:val="bottom"/>
            <w:hideMark/>
          </w:tcPr>
          <w:p w14:paraId="683305BC" w14:textId="77777777" w:rsidR="008415F3" w:rsidRPr="008415F3" w:rsidRDefault="008415F3" w:rsidP="008415F3">
            <w:pPr>
              <w:spacing w:after="0"/>
              <w:jc w:val="center"/>
              <w:rPr>
                <w:rFonts w:ascii="Times New Roman" w:eastAsia="Times New Roman" w:hAnsi="Times New Roman" w:cs="Times New Roman"/>
                <w:i/>
                <w:iCs/>
                <w:color w:val="000000"/>
                <w:lang w:val="en-HK" w:eastAsia="en-GB"/>
              </w:rPr>
            </w:pPr>
            <w:r w:rsidRPr="008415F3">
              <w:rPr>
                <w:rFonts w:ascii="Times New Roman" w:eastAsia="Times New Roman" w:hAnsi="Times New Roman" w:cs="Times New Roman"/>
                <w:i/>
                <w:iCs/>
                <w:color w:val="000000"/>
                <w:lang w:val="en-HK" w:eastAsia="en-GB"/>
              </w:rPr>
              <w:t>M</w:t>
            </w:r>
          </w:p>
        </w:tc>
      </w:tr>
      <w:tr w:rsidR="008415F3" w:rsidRPr="008415F3" w14:paraId="446C7CDD" w14:textId="77777777" w:rsidTr="008415F3">
        <w:trPr>
          <w:trHeight w:val="320"/>
        </w:trPr>
        <w:tc>
          <w:tcPr>
            <w:tcW w:w="0" w:type="auto"/>
            <w:tcBorders>
              <w:top w:val="nil"/>
              <w:left w:val="nil"/>
              <w:bottom w:val="nil"/>
              <w:right w:val="nil"/>
            </w:tcBorders>
            <w:shd w:val="clear" w:color="auto" w:fill="auto"/>
            <w:noWrap/>
            <w:vAlign w:val="bottom"/>
            <w:hideMark/>
          </w:tcPr>
          <w:p w14:paraId="46C25E32" w14:textId="77777777" w:rsidR="008415F3" w:rsidRPr="008415F3" w:rsidRDefault="008415F3" w:rsidP="008415F3">
            <w:pPr>
              <w:spacing w:after="0"/>
              <w:jc w:val="center"/>
              <w:rPr>
                <w:rFonts w:ascii="Times New Roman" w:eastAsia="Times New Roman" w:hAnsi="Times New Roman" w:cs="Times New Roman"/>
                <w:i/>
                <w:iCs/>
                <w:color w:val="000000"/>
                <w:lang w:val="en-HK" w:eastAsia="en-GB"/>
              </w:rPr>
            </w:pPr>
          </w:p>
        </w:tc>
        <w:tc>
          <w:tcPr>
            <w:tcW w:w="0" w:type="auto"/>
            <w:tcBorders>
              <w:top w:val="nil"/>
              <w:left w:val="nil"/>
              <w:bottom w:val="single" w:sz="4" w:space="0" w:color="auto"/>
              <w:right w:val="nil"/>
            </w:tcBorders>
            <w:shd w:val="clear" w:color="auto" w:fill="auto"/>
            <w:noWrap/>
            <w:vAlign w:val="bottom"/>
            <w:hideMark/>
          </w:tcPr>
          <w:p w14:paraId="29A47F34"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Intercept</w:t>
            </w:r>
          </w:p>
        </w:tc>
        <w:tc>
          <w:tcPr>
            <w:tcW w:w="0" w:type="auto"/>
            <w:tcBorders>
              <w:top w:val="nil"/>
              <w:left w:val="nil"/>
              <w:bottom w:val="single" w:sz="4" w:space="0" w:color="auto"/>
              <w:right w:val="nil"/>
            </w:tcBorders>
            <w:shd w:val="clear" w:color="auto" w:fill="auto"/>
            <w:noWrap/>
            <w:vAlign w:val="bottom"/>
            <w:hideMark/>
          </w:tcPr>
          <w:p w14:paraId="26B0BBF8"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Linear Slope</w:t>
            </w:r>
          </w:p>
        </w:tc>
        <w:tc>
          <w:tcPr>
            <w:tcW w:w="0" w:type="auto"/>
            <w:tcBorders>
              <w:top w:val="nil"/>
              <w:left w:val="nil"/>
              <w:bottom w:val="single" w:sz="4" w:space="0" w:color="auto"/>
              <w:right w:val="nil"/>
            </w:tcBorders>
            <w:shd w:val="clear" w:color="auto" w:fill="auto"/>
            <w:noWrap/>
            <w:vAlign w:val="bottom"/>
            <w:hideMark/>
          </w:tcPr>
          <w:p w14:paraId="6527D6E8"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Quadratic Slope</w:t>
            </w:r>
          </w:p>
        </w:tc>
      </w:tr>
      <w:tr w:rsidR="008415F3" w:rsidRPr="008415F3" w14:paraId="5BF637D1" w14:textId="77777777" w:rsidTr="008415F3">
        <w:trPr>
          <w:trHeight w:val="680"/>
        </w:trPr>
        <w:tc>
          <w:tcPr>
            <w:tcW w:w="0" w:type="auto"/>
            <w:tcBorders>
              <w:top w:val="nil"/>
              <w:left w:val="nil"/>
              <w:bottom w:val="nil"/>
              <w:right w:val="nil"/>
            </w:tcBorders>
            <w:shd w:val="clear" w:color="auto" w:fill="auto"/>
            <w:noWrap/>
            <w:vAlign w:val="center"/>
            <w:hideMark/>
          </w:tcPr>
          <w:p w14:paraId="10FF0A6C"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Intercept</w:t>
            </w:r>
          </w:p>
        </w:tc>
        <w:tc>
          <w:tcPr>
            <w:tcW w:w="0" w:type="auto"/>
            <w:tcBorders>
              <w:top w:val="nil"/>
              <w:left w:val="nil"/>
              <w:bottom w:val="nil"/>
              <w:right w:val="nil"/>
            </w:tcBorders>
            <w:shd w:val="clear" w:color="auto" w:fill="auto"/>
            <w:vAlign w:val="center"/>
            <w:hideMark/>
          </w:tcPr>
          <w:p w14:paraId="233F8670" w14:textId="3BC65484"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0.156 </w:t>
            </w:r>
            <w:r w:rsidRPr="008415F3">
              <w:rPr>
                <w:rFonts w:ascii="Times New Roman" w:eastAsia="Times New Roman" w:hAnsi="Times New Roman" w:cs="Times New Roman"/>
                <w:b/>
                <w:bCs/>
                <w:color w:val="000000"/>
                <w:lang w:val="en-HK" w:eastAsia="en-GB"/>
              </w:rPr>
              <w:br/>
              <w:t xml:space="preserve">(0.052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0.306)</w:t>
            </w:r>
          </w:p>
        </w:tc>
        <w:tc>
          <w:tcPr>
            <w:tcW w:w="0" w:type="auto"/>
            <w:tcBorders>
              <w:top w:val="nil"/>
              <w:left w:val="nil"/>
              <w:bottom w:val="nil"/>
              <w:right w:val="nil"/>
            </w:tcBorders>
            <w:shd w:val="clear" w:color="auto" w:fill="auto"/>
            <w:vAlign w:val="center"/>
            <w:hideMark/>
          </w:tcPr>
          <w:p w14:paraId="571528D0" w14:textId="42A5154F"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0.19 </w:t>
            </w:r>
            <w:r w:rsidRPr="008415F3">
              <w:rPr>
                <w:rFonts w:ascii="Times New Roman" w:eastAsia="Times New Roman" w:hAnsi="Times New Roman" w:cs="Times New Roman"/>
                <w:b/>
                <w:bCs/>
                <w:color w:val="000000"/>
                <w:lang w:val="en-HK" w:eastAsia="en-GB"/>
              </w:rPr>
              <w:br/>
              <w:t xml:space="preserve">(0.102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0.305)</w:t>
            </w:r>
          </w:p>
        </w:tc>
        <w:tc>
          <w:tcPr>
            <w:tcW w:w="0" w:type="auto"/>
            <w:tcBorders>
              <w:top w:val="nil"/>
              <w:left w:val="nil"/>
              <w:bottom w:val="nil"/>
              <w:right w:val="nil"/>
            </w:tcBorders>
            <w:shd w:val="clear" w:color="auto" w:fill="auto"/>
            <w:vAlign w:val="center"/>
            <w:hideMark/>
          </w:tcPr>
          <w:p w14:paraId="61CBA141" w14:textId="522F4ADE"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-0.00738 </w:t>
            </w:r>
            <w:r w:rsidRPr="008415F3">
              <w:rPr>
                <w:rFonts w:ascii="Times New Roman" w:eastAsia="Times New Roman" w:hAnsi="Times New Roman" w:cs="Times New Roman"/>
                <w:b/>
                <w:bCs/>
                <w:color w:val="000000"/>
                <w:lang w:val="en-HK" w:eastAsia="en-GB"/>
              </w:rPr>
              <w:br/>
              <w:t xml:space="preserve">(-0.0185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-0.00205)</w:t>
            </w:r>
          </w:p>
        </w:tc>
      </w:tr>
      <w:tr w:rsidR="008415F3" w:rsidRPr="008415F3" w14:paraId="0E95703D" w14:textId="77777777" w:rsidTr="008415F3">
        <w:trPr>
          <w:trHeight w:val="680"/>
        </w:trPr>
        <w:tc>
          <w:tcPr>
            <w:tcW w:w="0" w:type="auto"/>
            <w:tcBorders>
              <w:top w:val="nil"/>
              <w:left w:val="nil"/>
              <w:bottom w:val="nil"/>
              <w:right w:val="nil"/>
            </w:tcBorders>
            <w:shd w:val="clear" w:color="auto" w:fill="auto"/>
            <w:noWrap/>
            <w:vAlign w:val="center"/>
            <w:hideMark/>
          </w:tcPr>
          <w:p w14:paraId="0FC83AC6"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Linear Slope</w:t>
            </w:r>
          </w:p>
        </w:tc>
        <w:tc>
          <w:tcPr>
            <w:tcW w:w="0" w:type="auto"/>
            <w:tcBorders>
              <w:top w:val="nil"/>
              <w:left w:val="nil"/>
              <w:bottom w:val="nil"/>
              <w:right w:val="nil"/>
            </w:tcBorders>
            <w:shd w:val="clear" w:color="auto" w:fill="auto"/>
            <w:vAlign w:val="center"/>
            <w:hideMark/>
          </w:tcPr>
          <w:p w14:paraId="0F837C59" w14:textId="7B581850"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0.976 </w:t>
            </w:r>
            <w:r w:rsidRPr="008415F3">
              <w:rPr>
                <w:rFonts w:ascii="Times New Roman" w:eastAsia="Times New Roman" w:hAnsi="Times New Roman" w:cs="Times New Roman"/>
                <w:b/>
                <w:bCs/>
                <w:color w:val="000000"/>
                <w:lang w:val="en-HK" w:eastAsia="en-GB"/>
              </w:rPr>
              <w:br/>
              <w:t xml:space="preserve">(0.932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0.997)</w:t>
            </w:r>
          </w:p>
        </w:tc>
        <w:tc>
          <w:tcPr>
            <w:tcW w:w="0" w:type="auto"/>
            <w:tcBorders>
              <w:top w:val="nil"/>
              <w:left w:val="nil"/>
              <w:bottom w:val="nil"/>
              <w:right w:val="nil"/>
            </w:tcBorders>
            <w:shd w:val="clear" w:color="auto" w:fill="auto"/>
            <w:vAlign w:val="center"/>
            <w:hideMark/>
          </w:tcPr>
          <w:p w14:paraId="42462192" w14:textId="7DA9A3F4"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0.252 </w:t>
            </w:r>
            <w:r w:rsidRPr="008415F3">
              <w:rPr>
                <w:rFonts w:ascii="Times New Roman" w:eastAsia="Times New Roman" w:hAnsi="Times New Roman" w:cs="Times New Roman"/>
                <w:b/>
                <w:bCs/>
                <w:color w:val="000000"/>
                <w:lang w:val="en-HK" w:eastAsia="en-GB"/>
              </w:rPr>
              <w:br/>
              <w:t xml:space="preserve">(0.179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0.362)</w:t>
            </w:r>
          </w:p>
        </w:tc>
        <w:tc>
          <w:tcPr>
            <w:tcW w:w="0" w:type="auto"/>
            <w:tcBorders>
              <w:top w:val="nil"/>
              <w:left w:val="nil"/>
              <w:bottom w:val="nil"/>
              <w:right w:val="nil"/>
            </w:tcBorders>
            <w:shd w:val="clear" w:color="auto" w:fill="auto"/>
            <w:vAlign w:val="center"/>
            <w:hideMark/>
          </w:tcPr>
          <w:p w14:paraId="1782C392" w14:textId="7003C13F"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-0.0113 </w:t>
            </w:r>
            <w:r w:rsidRPr="008415F3">
              <w:rPr>
                <w:rFonts w:ascii="Times New Roman" w:eastAsia="Times New Roman" w:hAnsi="Times New Roman" w:cs="Times New Roman"/>
                <w:b/>
                <w:bCs/>
                <w:color w:val="000000"/>
                <w:lang w:val="en-HK" w:eastAsia="en-GB"/>
              </w:rPr>
              <w:br/>
              <w:t xml:space="preserve">(-0.0225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-0.00545)</w:t>
            </w:r>
          </w:p>
        </w:tc>
      </w:tr>
      <w:tr w:rsidR="008415F3" w:rsidRPr="008415F3" w14:paraId="0187E578" w14:textId="77777777" w:rsidTr="008415F3">
        <w:trPr>
          <w:trHeight w:val="1020"/>
        </w:trPr>
        <w:tc>
          <w:tcPr>
            <w:tcW w:w="0" w:type="auto"/>
            <w:tcBorders>
              <w:top w:val="nil"/>
              <w:left w:val="nil"/>
              <w:bottom w:val="single" w:sz="4" w:space="0" w:color="auto"/>
              <w:right w:val="nil"/>
            </w:tcBorders>
            <w:shd w:val="clear" w:color="auto" w:fill="auto"/>
            <w:noWrap/>
            <w:vAlign w:val="center"/>
            <w:hideMark/>
          </w:tcPr>
          <w:p w14:paraId="15FF907B" w14:textId="77777777" w:rsidR="008415F3" w:rsidRPr="008415F3" w:rsidRDefault="008415F3" w:rsidP="008415F3">
            <w:pPr>
              <w:spacing w:after="0"/>
              <w:jc w:val="center"/>
              <w:rPr>
                <w:rFonts w:ascii="Times New Roman" w:eastAsia="Times New Roman" w:hAnsi="Times New Roman" w:cs="Times New Roman"/>
                <w:color w:val="000000"/>
                <w:lang w:val="en-HK" w:eastAsia="en-GB"/>
              </w:rPr>
            </w:pPr>
            <w:r w:rsidRPr="008415F3">
              <w:rPr>
                <w:rFonts w:ascii="Times New Roman" w:eastAsia="Times New Roman" w:hAnsi="Times New Roman" w:cs="Times New Roman"/>
                <w:color w:val="000000"/>
                <w:lang w:val="en-HK" w:eastAsia="en-GB"/>
              </w:rPr>
              <w:t>Quadratic Slope</w:t>
            </w:r>
          </w:p>
        </w:tc>
        <w:tc>
          <w:tcPr>
            <w:tcW w:w="0" w:type="auto"/>
            <w:tcBorders>
              <w:top w:val="nil"/>
              <w:left w:val="nil"/>
              <w:bottom w:val="nil"/>
              <w:right w:val="nil"/>
            </w:tcBorders>
            <w:shd w:val="clear" w:color="auto" w:fill="auto"/>
            <w:vAlign w:val="center"/>
            <w:hideMark/>
          </w:tcPr>
          <w:p w14:paraId="08567AA1" w14:textId="5B198698"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-0.973 </w:t>
            </w:r>
            <w:r w:rsidRPr="008415F3">
              <w:rPr>
                <w:rFonts w:ascii="Times New Roman" w:eastAsia="Times New Roman" w:hAnsi="Times New Roman" w:cs="Times New Roman"/>
                <w:b/>
                <w:bCs/>
                <w:color w:val="000000"/>
                <w:lang w:val="en-HK" w:eastAsia="en-GB"/>
              </w:rPr>
              <w:br/>
              <w:t xml:space="preserve">(-0.997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-0.924)</w:t>
            </w:r>
          </w:p>
        </w:tc>
        <w:tc>
          <w:tcPr>
            <w:tcW w:w="0" w:type="auto"/>
            <w:tcBorders>
              <w:top w:val="nil"/>
              <w:left w:val="nil"/>
              <w:bottom w:val="nil"/>
              <w:right w:val="nil"/>
            </w:tcBorders>
            <w:shd w:val="clear" w:color="auto" w:fill="auto"/>
            <w:vAlign w:val="center"/>
            <w:hideMark/>
          </w:tcPr>
          <w:p w14:paraId="78AB31F3" w14:textId="7D4D6708"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-0.927 </w:t>
            </w:r>
            <w:r w:rsidRPr="008415F3">
              <w:rPr>
                <w:rFonts w:ascii="Times New Roman" w:eastAsia="Times New Roman" w:hAnsi="Times New Roman" w:cs="Times New Roman"/>
                <w:b/>
                <w:bCs/>
                <w:color w:val="000000"/>
                <w:lang w:val="en-HK" w:eastAsia="en-GB"/>
              </w:rPr>
              <w:br/>
              <w:t xml:space="preserve">(-0.992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-0.818)</w:t>
            </w:r>
          </w:p>
        </w:tc>
        <w:tc>
          <w:tcPr>
            <w:tcW w:w="0" w:type="auto"/>
            <w:tcBorders>
              <w:top w:val="nil"/>
              <w:left w:val="nil"/>
              <w:bottom w:val="nil"/>
              <w:right w:val="nil"/>
            </w:tcBorders>
            <w:shd w:val="clear" w:color="auto" w:fill="auto"/>
            <w:vAlign w:val="center"/>
            <w:hideMark/>
          </w:tcPr>
          <w:p w14:paraId="5AA831B5" w14:textId="1D769ABD"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0.047 </w:t>
            </w:r>
            <w:r w:rsidRPr="008415F3">
              <w:rPr>
                <w:rFonts w:ascii="Times New Roman" w:eastAsia="Times New Roman" w:hAnsi="Times New Roman" w:cs="Times New Roman"/>
                <w:b/>
                <w:bCs/>
                <w:color w:val="000000"/>
                <w:lang w:val="en-HK" w:eastAsia="en-GB"/>
              </w:rPr>
              <w:br/>
              <w:t xml:space="preserve">(0.031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0.071)</w:t>
            </w:r>
          </w:p>
        </w:tc>
      </w:tr>
      <w:tr w:rsidR="008415F3" w:rsidRPr="008415F3" w14:paraId="0CA70109" w14:textId="77777777" w:rsidTr="008415F3">
        <w:trPr>
          <w:trHeight w:val="320"/>
        </w:trPr>
        <w:tc>
          <w:tcPr>
            <w:tcW w:w="0" w:type="auto"/>
            <w:gridSpan w:val="2"/>
            <w:tcBorders>
              <w:top w:val="single" w:sz="4" w:space="0" w:color="auto"/>
              <w:left w:val="nil"/>
              <w:bottom w:val="single" w:sz="4" w:space="0" w:color="auto"/>
              <w:right w:val="nil"/>
            </w:tcBorders>
            <w:shd w:val="clear" w:color="auto" w:fill="auto"/>
            <w:noWrap/>
            <w:vAlign w:val="bottom"/>
            <w:hideMark/>
          </w:tcPr>
          <w:p w14:paraId="557AD19B" w14:textId="77777777" w:rsidR="008415F3" w:rsidRPr="008415F3" w:rsidRDefault="008415F3" w:rsidP="008415F3">
            <w:pPr>
              <w:spacing w:after="0"/>
              <w:jc w:val="center"/>
              <w:rPr>
                <w:rFonts w:ascii="Times New Roman" w:eastAsia="Times New Roman" w:hAnsi="Times New Roman" w:cs="Times New Roman"/>
                <w:i/>
                <w:iCs/>
                <w:color w:val="000000"/>
                <w:lang w:val="en-HK" w:eastAsia="en-GB"/>
              </w:rPr>
            </w:pPr>
            <w:r w:rsidRPr="008415F3">
              <w:rPr>
                <w:rFonts w:ascii="Times New Roman" w:eastAsia="Times New Roman" w:hAnsi="Times New Roman" w:cs="Times New Roman"/>
                <w:i/>
                <w:iCs/>
                <w:color w:val="000000"/>
                <w:lang w:val="en-HK" w:eastAsia="en-GB"/>
              </w:rPr>
              <w:t>PE</w:t>
            </w:r>
          </w:p>
        </w:tc>
        <w:tc>
          <w:tcPr>
            <w:tcW w:w="0" w:type="auto"/>
            <w:tcBorders>
              <w:top w:val="single" w:sz="4" w:space="0" w:color="auto"/>
              <w:left w:val="nil"/>
              <w:bottom w:val="single" w:sz="4" w:space="0" w:color="auto"/>
              <w:right w:val="nil"/>
            </w:tcBorders>
            <w:shd w:val="clear" w:color="auto" w:fill="auto"/>
            <w:noWrap/>
            <w:vAlign w:val="bottom"/>
            <w:hideMark/>
          </w:tcPr>
          <w:p w14:paraId="63C81D2C" w14:textId="77777777" w:rsidR="008415F3" w:rsidRPr="008415F3" w:rsidRDefault="008415F3" w:rsidP="008415F3">
            <w:pPr>
              <w:spacing w:after="0"/>
              <w:jc w:val="center"/>
              <w:rPr>
                <w:rFonts w:ascii="Times New Roman" w:eastAsia="Times New Roman" w:hAnsi="Times New Roman" w:cs="Times New Roman"/>
                <w:i/>
                <w:iCs/>
                <w:color w:val="000000"/>
                <w:lang w:val="en-HK" w:eastAsia="en-GB"/>
              </w:rPr>
            </w:pPr>
            <w:r w:rsidRPr="008415F3">
              <w:rPr>
                <w:rFonts w:ascii="Times New Roman" w:eastAsia="Times New Roman" w:hAnsi="Times New Roman" w:cs="Times New Roman"/>
                <w:i/>
                <w:iCs/>
                <w:color w:val="000000"/>
                <w:lang w:val="en-HK" w:eastAsia="en-GB"/>
              </w:rPr>
              <w:t>Residual</w:t>
            </w:r>
          </w:p>
        </w:tc>
        <w:tc>
          <w:tcPr>
            <w:tcW w:w="0" w:type="auto"/>
            <w:tcBorders>
              <w:top w:val="single" w:sz="4" w:space="0" w:color="auto"/>
              <w:left w:val="nil"/>
              <w:bottom w:val="single" w:sz="4" w:space="0" w:color="auto"/>
              <w:right w:val="nil"/>
            </w:tcBorders>
            <w:shd w:val="clear" w:color="auto" w:fill="auto"/>
            <w:noWrap/>
            <w:vAlign w:val="bottom"/>
            <w:hideMark/>
          </w:tcPr>
          <w:p w14:paraId="0F13FB93" w14:textId="77777777" w:rsidR="008415F3" w:rsidRPr="008415F3" w:rsidRDefault="008415F3" w:rsidP="008415F3">
            <w:pPr>
              <w:spacing w:after="0"/>
              <w:jc w:val="center"/>
              <w:rPr>
                <w:rFonts w:ascii="Times New Roman" w:eastAsia="Times New Roman" w:hAnsi="Times New Roman" w:cs="Times New Roman"/>
                <w:i/>
                <w:iCs/>
                <w:color w:val="000000"/>
                <w:lang w:val="en-HK" w:eastAsia="en-GB"/>
              </w:rPr>
            </w:pPr>
            <w:r w:rsidRPr="008415F3">
              <w:rPr>
                <w:rFonts w:ascii="Times New Roman" w:eastAsia="Times New Roman" w:hAnsi="Times New Roman" w:cs="Times New Roman"/>
                <w:i/>
                <w:iCs/>
                <w:color w:val="000000"/>
                <w:lang w:val="en-HK" w:eastAsia="en-GB"/>
              </w:rPr>
              <w:t>Residual Slope (SD)</w:t>
            </w:r>
          </w:p>
        </w:tc>
      </w:tr>
      <w:tr w:rsidR="008415F3" w:rsidRPr="008415F3" w14:paraId="47B763CD" w14:textId="77777777" w:rsidTr="008415F3">
        <w:trPr>
          <w:trHeight w:val="320"/>
        </w:trPr>
        <w:tc>
          <w:tcPr>
            <w:tcW w:w="0" w:type="auto"/>
            <w:gridSpan w:val="2"/>
            <w:tcBorders>
              <w:top w:val="single" w:sz="4" w:space="0" w:color="auto"/>
              <w:left w:val="nil"/>
              <w:bottom w:val="single" w:sz="4" w:space="0" w:color="auto"/>
              <w:right w:val="nil"/>
            </w:tcBorders>
            <w:shd w:val="clear" w:color="auto" w:fill="auto"/>
            <w:vAlign w:val="center"/>
            <w:hideMark/>
          </w:tcPr>
          <w:p w14:paraId="7DDF6672" w14:textId="77777777"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w:t>
            </w:r>
          </w:p>
        </w:tc>
        <w:tc>
          <w:tcPr>
            <w:tcW w:w="0" w:type="auto"/>
            <w:gridSpan w:val="2"/>
            <w:tcBorders>
              <w:top w:val="single" w:sz="4" w:space="0" w:color="auto"/>
              <w:left w:val="nil"/>
              <w:bottom w:val="single" w:sz="4" w:space="0" w:color="auto"/>
              <w:right w:val="nil"/>
            </w:tcBorders>
            <w:shd w:val="clear" w:color="auto" w:fill="auto"/>
            <w:vAlign w:val="bottom"/>
            <w:hideMark/>
          </w:tcPr>
          <w:p w14:paraId="7E6A1BBF" w14:textId="77777777"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w:t>
            </w:r>
          </w:p>
        </w:tc>
      </w:tr>
      <w:tr w:rsidR="008415F3" w:rsidRPr="008415F3" w14:paraId="09C7841F" w14:textId="77777777" w:rsidTr="008415F3">
        <w:trPr>
          <w:trHeight w:val="680"/>
        </w:trPr>
        <w:tc>
          <w:tcPr>
            <w:tcW w:w="0" w:type="auto"/>
            <w:gridSpan w:val="2"/>
            <w:tcBorders>
              <w:top w:val="single" w:sz="4" w:space="0" w:color="auto"/>
              <w:left w:val="nil"/>
              <w:bottom w:val="single" w:sz="4" w:space="0" w:color="auto"/>
              <w:right w:val="nil"/>
            </w:tcBorders>
            <w:shd w:val="clear" w:color="auto" w:fill="auto"/>
            <w:vAlign w:val="center"/>
            <w:hideMark/>
          </w:tcPr>
          <w:p w14:paraId="617C7B39" w14:textId="5A6EF5FD"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0.00463</w:t>
            </w:r>
            <w:r w:rsidRPr="008415F3">
              <w:rPr>
                <w:rFonts w:ascii="Times New Roman" w:eastAsia="Times New Roman" w:hAnsi="Times New Roman" w:cs="Times New Roman"/>
                <w:b/>
                <w:bCs/>
                <w:color w:val="000000"/>
                <w:lang w:val="en-HK" w:eastAsia="en-GB"/>
              </w:rPr>
              <w:br/>
              <w:t xml:space="preserve">(0.000792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0.00796)</w:t>
            </w:r>
          </w:p>
        </w:tc>
        <w:tc>
          <w:tcPr>
            <w:tcW w:w="0" w:type="auto"/>
            <w:tcBorders>
              <w:top w:val="nil"/>
              <w:left w:val="nil"/>
              <w:bottom w:val="single" w:sz="4" w:space="0" w:color="auto"/>
              <w:right w:val="nil"/>
            </w:tcBorders>
            <w:shd w:val="clear" w:color="auto" w:fill="auto"/>
            <w:vAlign w:val="bottom"/>
            <w:hideMark/>
          </w:tcPr>
          <w:p w14:paraId="7F902C0B" w14:textId="5F1CCB82"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 xml:space="preserve"> 4.64</w:t>
            </w:r>
            <w:r w:rsidRPr="008415F3">
              <w:rPr>
                <w:rFonts w:ascii="Times New Roman" w:eastAsia="Times New Roman" w:hAnsi="Times New Roman" w:cs="Times New Roman"/>
                <w:b/>
                <w:bCs/>
                <w:color w:val="000000"/>
                <w:lang w:val="en-HK" w:eastAsia="en-GB"/>
              </w:rPr>
              <w:br/>
              <w:t xml:space="preserve">(4.48 </w:t>
            </w:r>
            <w:r w:rsidR="00835EC9">
              <w:rPr>
                <w:rFonts w:ascii="Times New Roman" w:eastAsia="Times New Roman" w:hAnsi="Times New Roman" w:cs="Times New Roman"/>
                <w:b/>
                <w:bCs/>
                <w:color w:val="000000"/>
                <w:lang w:val="en-HK" w:eastAsia="en-GB"/>
              </w:rPr>
              <w:t>to</w:t>
            </w:r>
            <w:r w:rsidR="00835EC9" w:rsidRPr="008415F3">
              <w:rPr>
                <w:rFonts w:ascii="Times New Roman" w:eastAsia="Times New Roman" w:hAnsi="Times New Roman" w:cs="Times New Roman"/>
                <w:b/>
                <w:bCs/>
                <w:color w:val="000000"/>
                <w:lang w:val="en-HK" w:eastAsia="en-GB"/>
              </w:rPr>
              <w:t xml:space="preserve"> </w:t>
            </w:r>
            <w:r w:rsidRPr="008415F3">
              <w:rPr>
                <w:rFonts w:ascii="Times New Roman" w:eastAsia="Times New Roman" w:hAnsi="Times New Roman" w:cs="Times New Roman"/>
                <w:b/>
                <w:bCs/>
                <w:color w:val="000000"/>
                <w:lang w:val="en-HK" w:eastAsia="en-GB"/>
              </w:rPr>
              <w:t>0.021)</w:t>
            </w:r>
          </w:p>
        </w:tc>
        <w:tc>
          <w:tcPr>
            <w:tcW w:w="0" w:type="auto"/>
            <w:tcBorders>
              <w:top w:val="nil"/>
              <w:left w:val="nil"/>
              <w:bottom w:val="single" w:sz="4" w:space="0" w:color="auto"/>
              <w:right w:val="nil"/>
            </w:tcBorders>
            <w:shd w:val="clear" w:color="auto" w:fill="auto"/>
            <w:vAlign w:val="bottom"/>
            <w:hideMark/>
          </w:tcPr>
          <w:p w14:paraId="58F6A93E" w14:textId="08E49109" w:rsidR="008415F3" w:rsidRPr="008415F3" w:rsidRDefault="008415F3" w:rsidP="008415F3">
            <w:pPr>
              <w:spacing w:after="0"/>
              <w:jc w:val="center"/>
              <w:rPr>
                <w:rFonts w:ascii="Times New Roman" w:eastAsia="Times New Roman" w:hAnsi="Times New Roman" w:cs="Times New Roman"/>
                <w:b/>
                <w:bCs/>
                <w:color w:val="000000"/>
                <w:lang w:val="en-HK" w:eastAsia="en-GB"/>
              </w:rPr>
            </w:pPr>
            <w:r w:rsidRPr="008415F3">
              <w:rPr>
                <w:rFonts w:ascii="Times New Roman" w:eastAsia="Times New Roman" w:hAnsi="Times New Roman" w:cs="Times New Roman"/>
                <w:b/>
                <w:bCs/>
                <w:color w:val="000000"/>
                <w:lang w:val="en-HK" w:eastAsia="en-GB"/>
              </w:rPr>
              <w:t>-0.0237</w:t>
            </w:r>
            <w:r w:rsidRPr="008415F3">
              <w:rPr>
                <w:rFonts w:ascii="Times New Roman" w:eastAsia="Times New Roman" w:hAnsi="Times New Roman" w:cs="Times New Roman"/>
                <w:b/>
                <w:bCs/>
                <w:color w:val="000000"/>
                <w:lang w:val="en-HK" w:eastAsia="en-GB"/>
              </w:rPr>
              <w:br/>
              <w:t xml:space="preserve">(-0.06676 </w:t>
            </w:r>
            <w:r w:rsidR="00835EC9">
              <w:rPr>
                <w:rFonts w:ascii="Times New Roman" w:eastAsia="Times New Roman" w:hAnsi="Times New Roman" w:cs="Times New Roman"/>
                <w:b/>
                <w:bCs/>
                <w:color w:val="000000"/>
                <w:lang w:val="en-HK" w:eastAsia="en-GB"/>
              </w:rPr>
              <w:t>to</w:t>
            </w:r>
            <w:r w:rsidRPr="008415F3">
              <w:rPr>
                <w:rFonts w:ascii="Times New Roman" w:eastAsia="Times New Roman" w:hAnsi="Times New Roman" w:cs="Times New Roman"/>
                <w:b/>
                <w:bCs/>
                <w:color w:val="000000"/>
                <w:lang w:val="en-HK" w:eastAsia="en-GB"/>
              </w:rPr>
              <w:t xml:space="preserve"> -0.021)</w:t>
            </w:r>
          </w:p>
        </w:tc>
      </w:tr>
    </w:tbl>
    <w:p w14:paraId="78E9FFBA" w14:textId="77777777" w:rsidR="003B1661" w:rsidRPr="00F862E4" w:rsidRDefault="003B1661" w:rsidP="003B1661">
      <w:pPr>
        <w:spacing w:before="180" w:after="180"/>
        <w:rPr>
          <w:rFonts w:ascii="Times New Roman" w:eastAsia="Calibri" w:hAnsi="Times New Roman" w:cs="Times New Roman"/>
          <w:b/>
          <w:bCs/>
        </w:rPr>
      </w:pPr>
    </w:p>
    <w:p w14:paraId="440481E0" w14:textId="71919306" w:rsidR="003B1661" w:rsidRPr="00F862E4" w:rsidRDefault="003B1661" w:rsidP="003B1661">
      <w:pPr>
        <w:spacing w:before="180" w:after="180"/>
        <w:rPr>
          <w:rFonts w:ascii="Times New Roman" w:eastAsia="Calibri" w:hAnsi="Times New Roman" w:cs="Times New Roman"/>
        </w:rPr>
      </w:pPr>
      <w:r w:rsidRPr="00F862E4">
        <w:rPr>
          <w:rFonts w:ascii="Times New Roman" w:eastAsia="Calibri" w:hAnsi="Times New Roman" w:cs="Times New Roman"/>
          <w:b/>
          <w:bCs/>
        </w:rPr>
        <w:t>Table S</w:t>
      </w:r>
      <w:r w:rsidR="008E472C">
        <w:rPr>
          <w:rFonts w:ascii="Times New Roman" w:eastAsia="Calibri" w:hAnsi="Times New Roman" w:cs="Times New Roman"/>
          <w:b/>
          <w:bCs/>
        </w:rPr>
        <w:t>5</w:t>
      </w:r>
      <w:r w:rsidRPr="00F862E4">
        <w:rPr>
          <w:rFonts w:ascii="Times New Roman" w:eastAsia="Calibri" w:hAnsi="Times New Roman" w:cs="Times New Roman"/>
          <w:b/>
          <w:bCs/>
        </w:rPr>
        <w:t>.</w:t>
      </w:r>
      <w:r w:rsidRPr="00F862E4">
        <w:rPr>
          <w:rFonts w:ascii="Times New Roman" w:eastAsia="Calibri" w:hAnsi="Times New Roman" w:cs="Times New Roman"/>
        </w:rPr>
        <w:t xml:space="preserve"> </w:t>
      </w:r>
      <w:r w:rsidR="00EA3A75" w:rsidRPr="0038090E">
        <w:rPr>
          <w:rFonts w:ascii="Times New Roman" w:eastAsia="Calibri" w:hAnsi="Times New Roman" w:cs="Times New Roman"/>
          <w:i/>
          <w:iCs/>
        </w:rPr>
        <w:t xml:space="preserve">G </w:t>
      </w:r>
      <w:r w:rsidR="00EA3A75" w:rsidRPr="0038090E">
        <w:rPr>
          <w:rFonts w:ascii="Times New Roman" w:eastAsia="Calibri" w:hAnsi="Times New Roman" w:cs="Times New Roman"/>
        </w:rPr>
        <w:t xml:space="preserve">and </w:t>
      </w:r>
      <w:r w:rsidR="00EA3A75" w:rsidRPr="0038090E">
        <w:rPr>
          <w:rFonts w:ascii="Times New Roman" w:eastAsia="Calibri" w:hAnsi="Times New Roman" w:cs="Times New Roman"/>
          <w:i/>
          <w:iCs/>
        </w:rPr>
        <w:t>M</w:t>
      </w:r>
      <w:r w:rsidR="00EA3A75" w:rsidRPr="0038090E">
        <w:rPr>
          <w:rFonts w:ascii="Times New Roman" w:eastAsia="Calibri" w:hAnsi="Times New Roman" w:cs="Times New Roman"/>
        </w:rPr>
        <w:t xml:space="preserve"> variance-covariance </w:t>
      </w:r>
      <w:r w:rsidR="00EA3A75">
        <w:rPr>
          <w:rFonts w:ascii="Times New Roman" w:eastAsia="Calibri" w:hAnsi="Times New Roman" w:cs="Times New Roman"/>
        </w:rPr>
        <w:t>/</w:t>
      </w:r>
      <w:r w:rsidR="00EA3A75" w:rsidRPr="0038090E">
        <w:rPr>
          <w:rFonts w:ascii="Times New Roman" w:eastAsia="Calibri" w:hAnsi="Times New Roman" w:cs="Times New Roman"/>
        </w:rPr>
        <w:t xml:space="preserve"> correlation </w:t>
      </w:r>
      <w:r w:rsidR="00EA3A75">
        <w:rPr>
          <w:rFonts w:ascii="Times New Roman" w:eastAsia="Calibri" w:hAnsi="Times New Roman" w:cs="Times New Roman"/>
        </w:rPr>
        <w:t>matrices</w:t>
      </w:r>
      <w:r w:rsidR="00EA3A75" w:rsidRPr="0038090E">
        <w:rPr>
          <w:rFonts w:ascii="Times New Roman" w:eastAsia="Calibri" w:hAnsi="Times New Roman" w:cs="Times New Roman"/>
        </w:rPr>
        <w:t xml:space="preserve"> between growth trajectory </w:t>
      </w:r>
      <w:r w:rsidR="00EA3A75">
        <w:rPr>
          <w:rFonts w:ascii="Times New Roman" w:eastAsia="Calibri" w:hAnsi="Times New Roman" w:cs="Times New Roman"/>
        </w:rPr>
        <w:t xml:space="preserve">parameters </w:t>
      </w:r>
      <w:r w:rsidRPr="00F862E4">
        <w:rPr>
          <w:rFonts w:ascii="Times New Roman" w:eastAsia="Calibri" w:hAnsi="Times New Roman" w:cs="Times New Roman"/>
        </w:rPr>
        <w:t xml:space="preserve">(intercept, linear slope and quadratic slope) for lizards from the cold developmental temperature treatment </w:t>
      </w:r>
      <w:r w:rsidRPr="00163DB1">
        <w:rPr>
          <w:rFonts w:ascii="Times New Roman" w:eastAsia="Calibri" w:hAnsi="Times New Roman" w:cs="Times New Roman"/>
        </w:rPr>
        <w:t>group (</w:t>
      </w:r>
      <w:r w:rsidR="00163DB1" w:rsidRPr="00163DB1">
        <w:rPr>
          <w:rFonts w:ascii="Times New Roman" w:hAnsi="Times New Roman" w:cs="Times New Roman"/>
        </w:rPr>
        <w:t>n</w:t>
      </w:r>
      <w:r w:rsidR="00163DB1" w:rsidRPr="00163DB1">
        <w:rPr>
          <w:rFonts w:ascii="Times New Roman" w:hAnsi="Times New Roman" w:cs="Times New Roman"/>
          <w:vertAlign w:val="subscript"/>
        </w:rPr>
        <w:t>lizards</w:t>
      </w:r>
      <w:r w:rsidR="00163DB1" w:rsidRPr="00163DB1">
        <w:rPr>
          <w:rFonts w:ascii="Times New Roman" w:eastAsia="Calibri" w:hAnsi="Times New Roman" w:cs="Times New Roman"/>
        </w:rPr>
        <w:t xml:space="preserve"> </w:t>
      </w:r>
      <w:r w:rsidRPr="00163DB1">
        <w:rPr>
          <w:rFonts w:ascii="Times New Roman" w:eastAsia="Calibri" w:hAnsi="Times New Roman" w:cs="Times New Roman"/>
        </w:rPr>
        <w:t>=</w:t>
      </w:r>
      <w:r w:rsidRPr="00F862E4">
        <w:rPr>
          <w:rFonts w:ascii="Times New Roman" w:eastAsia="Calibri" w:hAnsi="Times New Roman" w:cs="Times New Roman"/>
        </w:rPr>
        <w:t xml:space="preserve"> 136, nobs = </w:t>
      </w:r>
      <w:r w:rsidR="00163DB1">
        <w:rPr>
          <w:rFonts w:ascii="Times New Roman" w:eastAsia="Calibri" w:hAnsi="Times New Roman" w:cs="Times New Roman"/>
        </w:rPr>
        <w:t>1596</w:t>
      </w:r>
      <w:r w:rsidRPr="00F862E4">
        <w:rPr>
          <w:rFonts w:ascii="Times New Roman" w:eastAsia="Calibri" w:hAnsi="Times New Roman" w:cs="Times New Roman"/>
        </w:rPr>
        <w:t xml:space="preserve">). PE variance is also presented. Variances are represented along the diagonal, covariances are represented in the upper triangle and correlations are represented in the lower triangle. Bolded estimates are significantly different from zero.  Values in the brackets represent the 95% credible intervals. </w:t>
      </w:r>
      <w:r w:rsidR="00046479" w:rsidRPr="00046479">
        <w:rPr>
          <w:rFonts w:ascii="Times New Roman" w:eastAsia="Calibri" w:hAnsi="Times New Roman" w:cs="Times New Roman"/>
        </w:rPr>
        <w:t>Note that residual variance slope is in SD units.</w:t>
      </w:r>
    </w:p>
    <w:tbl>
      <w:tblPr>
        <w:tblW w:w="0" w:type="auto"/>
        <w:tblInd w:w="619" w:type="dxa"/>
        <w:tblLook w:val="04A0" w:firstRow="1" w:lastRow="0" w:firstColumn="1" w:lastColumn="0" w:noHBand="0" w:noVBand="1"/>
      </w:tblPr>
      <w:tblGrid>
        <w:gridCol w:w="1769"/>
        <w:gridCol w:w="1936"/>
        <w:gridCol w:w="2336"/>
        <w:gridCol w:w="2416"/>
      </w:tblGrid>
      <w:tr w:rsidR="003A6940" w:rsidRPr="003A6940" w14:paraId="71A288ED" w14:textId="77777777" w:rsidTr="003A6940">
        <w:trPr>
          <w:trHeight w:val="320"/>
        </w:trPr>
        <w:tc>
          <w:tcPr>
            <w:tcW w:w="0" w:type="auto"/>
            <w:gridSpan w:val="4"/>
            <w:tcBorders>
              <w:top w:val="nil"/>
              <w:left w:val="nil"/>
              <w:bottom w:val="single" w:sz="4" w:space="0" w:color="auto"/>
              <w:right w:val="nil"/>
            </w:tcBorders>
            <w:shd w:val="clear" w:color="auto" w:fill="auto"/>
            <w:noWrap/>
            <w:vAlign w:val="bottom"/>
            <w:hideMark/>
          </w:tcPr>
          <w:p w14:paraId="70832154" w14:textId="77777777" w:rsidR="003A6940" w:rsidRPr="003A6940" w:rsidRDefault="003A6940" w:rsidP="003A6940">
            <w:pPr>
              <w:spacing w:after="0"/>
              <w:jc w:val="center"/>
              <w:rPr>
                <w:rFonts w:ascii="Times New Roman" w:eastAsia="Times New Roman" w:hAnsi="Times New Roman" w:cs="Times New Roman"/>
                <w:i/>
                <w:iCs/>
                <w:color w:val="000000"/>
                <w:lang w:val="en-HK" w:eastAsia="en-GB"/>
              </w:rPr>
            </w:pPr>
            <w:r w:rsidRPr="003A6940">
              <w:rPr>
                <w:rFonts w:ascii="Times New Roman" w:eastAsia="Times New Roman" w:hAnsi="Times New Roman" w:cs="Times New Roman"/>
                <w:i/>
                <w:iCs/>
                <w:color w:val="000000"/>
                <w:lang w:val="en-HK" w:eastAsia="en-GB"/>
              </w:rPr>
              <w:t>G</w:t>
            </w:r>
          </w:p>
        </w:tc>
      </w:tr>
      <w:tr w:rsidR="003A6940" w:rsidRPr="003A6940" w14:paraId="64D15B64" w14:textId="77777777" w:rsidTr="003A6940">
        <w:trPr>
          <w:trHeight w:val="320"/>
        </w:trPr>
        <w:tc>
          <w:tcPr>
            <w:tcW w:w="0" w:type="auto"/>
            <w:tcBorders>
              <w:top w:val="nil"/>
              <w:left w:val="nil"/>
              <w:bottom w:val="nil"/>
              <w:right w:val="nil"/>
            </w:tcBorders>
            <w:shd w:val="clear" w:color="auto" w:fill="auto"/>
            <w:noWrap/>
            <w:vAlign w:val="bottom"/>
            <w:hideMark/>
          </w:tcPr>
          <w:p w14:paraId="036BDE38" w14:textId="77777777" w:rsidR="003A6940" w:rsidRPr="003A6940" w:rsidRDefault="003A6940" w:rsidP="003A6940">
            <w:pPr>
              <w:spacing w:after="0"/>
              <w:jc w:val="center"/>
              <w:rPr>
                <w:rFonts w:ascii="Times New Roman" w:eastAsia="Times New Roman" w:hAnsi="Times New Roman" w:cs="Times New Roman"/>
                <w:i/>
                <w:iCs/>
                <w:color w:val="000000"/>
                <w:lang w:val="en-HK" w:eastAsia="en-GB"/>
              </w:rPr>
            </w:pPr>
          </w:p>
        </w:tc>
        <w:tc>
          <w:tcPr>
            <w:tcW w:w="0" w:type="auto"/>
            <w:tcBorders>
              <w:top w:val="nil"/>
              <w:left w:val="nil"/>
              <w:bottom w:val="single" w:sz="4" w:space="0" w:color="auto"/>
              <w:right w:val="nil"/>
            </w:tcBorders>
            <w:shd w:val="clear" w:color="auto" w:fill="auto"/>
            <w:noWrap/>
            <w:vAlign w:val="bottom"/>
            <w:hideMark/>
          </w:tcPr>
          <w:p w14:paraId="5C38B008"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Intercept</w:t>
            </w:r>
          </w:p>
        </w:tc>
        <w:tc>
          <w:tcPr>
            <w:tcW w:w="0" w:type="auto"/>
            <w:tcBorders>
              <w:top w:val="nil"/>
              <w:left w:val="nil"/>
              <w:bottom w:val="single" w:sz="4" w:space="0" w:color="auto"/>
              <w:right w:val="nil"/>
            </w:tcBorders>
            <w:shd w:val="clear" w:color="auto" w:fill="auto"/>
            <w:noWrap/>
            <w:vAlign w:val="bottom"/>
            <w:hideMark/>
          </w:tcPr>
          <w:p w14:paraId="05C60AC3"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Linear Slope</w:t>
            </w:r>
          </w:p>
        </w:tc>
        <w:tc>
          <w:tcPr>
            <w:tcW w:w="0" w:type="auto"/>
            <w:tcBorders>
              <w:top w:val="nil"/>
              <w:left w:val="nil"/>
              <w:bottom w:val="single" w:sz="4" w:space="0" w:color="auto"/>
              <w:right w:val="nil"/>
            </w:tcBorders>
            <w:shd w:val="clear" w:color="auto" w:fill="auto"/>
            <w:noWrap/>
            <w:vAlign w:val="bottom"/>
            <w:hideMark/>
          </w:tcPr>
          <w:p w14:paraId="199784E1"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Quadratic Slope</w:t>
            </w:r>
          </w:p>
        </w:tc>
      </w:tr>
      <w:tr w:rsidR="003A6940" w:rsidRPr="003A6940" w14:paraId="37202AB2" w14:textId="77777777" w:rsidTr="003A6940">
        <w:trPr>
          <w:trHeight w:val="680"/>
        </w:trPr>
        <w:tc>
          <w:tcPr>
            <w:tcW w:w="0" w:type="auto"/>
            <w:tcBorders>
              <w:top w:val="nil"/>
              <w:left w:val="nil"/>
              <w:bottom w:val="nil"/>
              <w:right w:val="nil"/>
            </w:tcBorders>
            <w:shd w:val="clear" w:color="auto" w:fill="auto"/>
            <w:noWrap/>
            <w:vAlign w:val="center"/>
            <w:hideMark/>
          </w:tcPr>
          <w:p w14:paraId="4EABF93F"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Intercept</w:t>
            </w:r>
          </w:p>
        </w:tc>
        <w:tc>
          <w:tcPr>
            <w:tcW w:w="0" w:type="auto"/>
            <w:tcBorders>
              <w:top w:val="nil"/>
              <w:left w:val="nil"/>
              <w:bottom w:val="nil"/>
              <w:right w:val="nil"/>
            </w:tcBorders>
            <w:shd w:val="clear" w:color="auto" w:fill="auto"/>
            <w:vAlign w:val="center"/>
            <w:hideMark/>
          </w:tcPr>
          <w:p w14:paraId="3685D1A2" w14:textId="5DF8CF68"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0.008 </w:t>
            </w:r>
            <w:r w:rsidRPr="003A6940">
              <w:rPr>
                <w:rFonts w:ascii="Times New Roman" w:eastAsia="Times New Roman" w:hAnsi="Times New Roman" w:cs="Times New Roman"/>
                <w:b/>
                <w:bCs/>
                <w:color w:val="000000"/>
                <w:lang w:val="en-HK" w:eastAsia="en-GB"/>
              </w:rPr>
              <w:br/>
              <w:t xml:space="preserve">(0.001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0.018)</w:t>
            </w:r>
          </w:p>
        </w:tc>
        <w:tc>
          <w:tcPr>
            <w:tcW w:w="0" w:type="auto"/>
            <w:tcBorders>
              <w:top w:val="nil"/>
              <w:left w:val="nil"/>
              <w:bottom w:val="nil"/>
              <w:right w:val="nil"/>
            </w:tcBorders>
            <w:shd w:val="clear" w:color="auto" w:fill="auto"/>
            <w:vAlign w:val="center"/>
            <w:hideMark/>
          </w:tcPr>
          <w:p w14:paraId="46C81555" w14:textId="52624639"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0.00132 </w:t>
            </w:r>
            <w:r w:rsidRPr="003A6940">
              <w:rPr>
                <w:rFonts w:ascii="Times New Roman" w:eastAsia="Times New Roman" w:hAnsi="Times New Roman" w:cs="Times New Roman"/>
                <w:b/>
                <w:bCs/>
                <w:color w:val="000000"/>
                <w:lang w:val="en-HK" w:eastAsia="en-GB"/>
              </w:rPr>
              <w:br/>
              <w:t xml:space="preserve">(-0.00331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0.00704)</w:t>
            </w:r>
          </w:p>
        </w:tc>
        <w:tc>
          <w:tcPr>
            <w:tcW w:w="0" w:type="auto"/>
            <w:tcBorders>
              <w:top w:val="nil"/>
              <w:left w:val="nil"/>
              <w:bottom w:val="nil"/>
              <w:right w:val="nil"/>
            </w:tcBorders>
            <w:shd w:val="clear" w:color="auto" w:fill="auto"/>
            <w:vAlign w:val="center"/>
            <w:hideMark/>
          </w:tcPr>
          <w:p w14:paraId="04E743C9" w14:textId="14EC7E2A"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-0.00488 </w:t>
            </w:r>
            <w:r w:rsidRPr="003A6940">
              <w:rPr>
                <w:rFonts w:ascii="Times New Roman" w:eastAsia="Times New Roman" w:hAnsi="Times New Roman" w:cs="Times New Roman"/>
                <w:b/>
                <w:bCs/>
                <w:color w:val="000000"/>
                <w:lang w:val="en-HK" w:eastAsia="en-GB"/>
              </w:rPr>
              <w:br/>
              <w:t xml:space="preserve">(-0.0104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-0.000589)</w:t>
            </w:r>
          </w:p>
        </w:tc>
      </w:tr>
      <w:tr w:rsidR="003A6940" w:rsidRPr="003A6940" w14:paraId="7E51D214" w14:textId="77777777" w:rsidTr="003A6940">
        <w:trPr>
          <w:trHeight w:val="680"/>
        </w:trPr>
        <w:tc>
          <w:tcPr>
            <w:tcW w:w="0" w:type="auto"/>
            <w:tcBorders>
              <w:top w:val="nil"/>
              <w:left w:val="nil"/>
              <w:bottom w:val="nil"/>
              <w:right w:val="nil"/>
            </w:tcBorders>
            <w:shd w:val="clear" w:color="auto" w:fill="auto"/>
            <w:noWrap/>
            <w:vAlign w:val="center"/>
            <w:hideMark/>
          </w:tcPr>
          <w:p w14:paraId="6812BCBD"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Linear Slope</w:t>
            </w:r>
          </w:p>
        </w:tc>
        <w:tc>
          <w:tcPr>
            <w:tcW w:w="0" w:type="auto"/>
            <w:tcBorders>
              <w:top w:val="nil"/>
              <w:left w:val="nil"/>
              <w:bottom w:val="nil"/>
              <w:right w:val="nil"/>
            </w:tcBorders>
            <w:shd w:val="clear" w:color="auto" w:fill="auto"/>
            <w:vAlign w:val="center"/>
            <w:hideMark/>
          </w:tcPr>
          <w:p w14:paraId="31DF82D7" w14:textId="25C9C94B"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0.123 </w:t>
            </w:r>
            <w:r w:rsidRPr="003A6940">
              <w:rPr>
                <w:rFonts w:ascii="Times New Roman" w:eastAsia="Times New Roman" w:hAnsi="Times New Roman" w:cs="Times New Roman"/>
                <w:b/>
                <w:bCs/>
                <w:color w:val="000000"/>
                <w:lang w:val="en-HK" w:eastAsia="en-GB"/>
              </w:rPr>
              <w:br/>
              <w:t xml:space="preserve">(-0.454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0.62)</w:t>
            </w:r>
          </w:p>
        </w:tc>
        <w:tc>
          <w:tcPr>
            <w:tcW w:w="0" w:type="auto"/>
            <w:tcBorders>
              <w:top w:val="nil"/>
              <w:left w:val="nil"/>
              <w:bottom w:val="nil"/>
              <w:right w:val="nil"/>
            </w:tcBorders>
            <w:shd w:val="clear" w:color="auto" w:fill="auto"/>
            <w:vAlign w:val="center"/>
            <w:hideMark/>
          </w:tcPr>
          <w:p w14:paraId="66AB4653" w14:textId="4DB467DE"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0.014 </w:t>
            </w:r>
            <w:r w:rsidRPr="003A6940">
              <w:rPr>
                <w:rFonts w:ascii="Times New Roman" w:eastAsia="Times New Roman" w:hAnsi="Times New Roman" w:cs="Times New Roman"/>
                <w:b/>
                <w:bCs/>
                <w:color w:val="000000"/>
                <w:lang w:val="en-HK" w:eastAsia="en-GB"/>
              </w:rPr>
              <w:br/>
              <w:t xml:space="preserve">(0.008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0.023)</w:t>
            </w:r>
          </w:p>
        </w:tc>
        <w:tc>
          <w:tcPr>
            <w:tcW w:w="0" w:type="auto"/>
            <w:tcBorders>
              <w:top w:val="nil"/>
              <w:left w:val="nil"/>
              <w:bottom w:val="nil"/>
              <w:right w:val="nil"/>
            </w:tcBorders>
            <w:shd w:val="clear" w:color="auto" w:fill="auto"/>
            <w:vAlign w:val="center"/>
            <w:hideMark/>
          </w:tcPr>
          <w:p w14:paraId="53B5BE49" w14:textId="4D583C5F"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0.00422 </w:t>
            </w:r>
            <w:r w:rsidRPr="003A6940">
              <w:rPr>
                <w:rFonts w:ascii="Times New Roman" w:eastAsia="Times New Roman" w:hAnsi="Times New Roman" w:cs="Times New Roman"/>
                <w:b/>
                <w:bCs/>
                <w:color w:val="000000"/>
                <w:lang w:val="en-HK" w:eastAsia="en-GB"/>
              </w:rPr>
              <w:br/>
              <w:t xml:space="preserve">(0.000231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0.00917)</w:t>
            </w:r>
          </w:p>
        </w:tc>
      </w:tr>
      <w:tr w:rsidR="003A6940" w:rsidRPr="003A6940" w14:paraId="6321BD3A" w14:textId="77777777" w:rsidTr="003A6940">
        <w:trPr>
          <w:trHeight w:val="1020"/>
        </w:trPr>
        <w:tc>
          <w:tcPr>
            <w:tcW w:w="0" w:type="auto"/>
            <w:tcBorders>
              <w:top w:val="nil"/>
              <w:left w:val="nil"/>
              <w:bottom w:val="nil"/>
              <w:right w:val="nil"/>
            </w:tcBorders>
            <w:shd w:val="clear" w:color="auto" w:fill="auto"/>
            <w:noWrap/>
            <w:vAlign w:val="center"/>
            <w:hideMark/>
          </w:tcPr>
          <w:p w14:paraId="23F5481F"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Quadratic Slope</w:t>
            </w:r>
          </w:p>
        </w:tc>
        <w:tc>
          <w:tcPr>
            <w:tcW w:w="0" w:type="auto"/>
            <w:tcBorders>
              <w:top w:val="nil"/>
              <w:left w:val="nil"/>
              <w:bottom w:val="nil"/>
              <w:right w:val="nil"/>
            </w:tcBorders>
            <w:shd w:val="clear" w:color="auto" w:fill="auto"/>
            <w:vAlign w:val="center"/>
            <w:hideMark/>
          </w:tcPr>
          <w:p w14:paraId="13DC94AC" w14:textId="5D974281"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-0.646 </w:t>
            </w:r>
            <w:r w:rsidRPr="003A6940">
              <w:rPr>
                <w:rFonts w:ascii="Times New Roman" w:eastAsia="Times New Roman" w:hAnsi="Times New Roman" w:cs="Times New Roman"/>
                <w:b/>
                <w:bCs/>
                <w:color w:val="000000"/>
                <w:lang w:val="en-HK" w:eastAsia="en-GB"/>
              </w:rPr>
              <w:br/>
              <w:t xml:space="preserve">(-0.931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-0.193)</w:t>
            </w:r>
          </w:p>
        </w:tc>
        <w:tc>
          <w:tcPr>
            <w:tcW w:w="0" w:type="auto"/>
            <w:tcBorders>
              <w:top w:val="nil"/>
              <w:left w:val="nil"/>
              <w:bottom w:val="nil"/>
              <w:right w:val="nil"/>
            </w:tcBorders>
            <w:shd w:val="clear" w:color="auto" w:fill="auto"/>
            <w:vAlign w:val="center"/>
            <w:hideMark/>
          </w:tcPr>
          <w:p w14:paraId="104041EF" w14:textId="616022FC"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0.411 </w:t>
            </w:r>
            <w:r w:rsidRPr="003A6940">
              <w:rPr>
                <w:rFonts w:ascii="Times New Roman" w:eastAsia="Times New Roman" w:hAnsi="Times New Roman" w:cs="Times New Roman"/>
                <w:b/>
                <w:bCs/>
                <w:color w:val="000000"/>
                <w:lang w:val="en-HK" w:eastAsia="en-GB"/>
              </w:rPr>
              <w:br/>
              <w:t xml:space="preserve">(0.0231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0.731)</w:t>
            </w:r>
          </w:p>
        </w:tc>
        <w:tc>
          <w:tcPr>
            <w:tcW w:w="0" w:type="auto"/>
            <w:tcBorders>
              <w:top w:val="nil"/>
              <w:left w:val="nil"/>
              <w:bottom w:val="nil"/>
              <w:right w:val="nil"/>
            </w:tcBorders>
            <w:shd w:val="clear" w:color="auto" w:fill="auto"/>
            <w:vAlign w:val="center"/>
            <w:hideMark/>
          </w:tcPr>
          <w:p w14:paraId="0C2E3130" w14:textId="22F9CC6E"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0.008 </w:t>
            </w:r>
            <w:r w:rsidRPr="003A6940">
              <w:rPr>
                <w:rFonts w:ascii="Times New Roman" w:eastAsia="Times New Roman" w:hAnsi="Times New Roman" w:cs="Times New Roman"/>
                <w:b/>
                <w:bCs/>
                <w:color w:val="000000"/>
                <w:lang w:val="en-HK" w:eastAsia="en-GB"/>
              </w:rPr>
              <w:br/>
              <w:t xml:space="preserve">(0.004 </w:t>
            </w:r>
            <w:r w:rsidR="000E55B9">
              <w:rPr>
                <w:rFonts w:ascii="Times New Roman" w:eastAsia="Times New Roman" w:hAnsi="Times New Roman" w:cs="Times New Roman"/>
                <w:b/>
                <w:bCs/>
                <w:color w:val="000000"/>
                <w:lang w:val="en-HK" w:eastAsia="en-GB"/>
              </w:rPr>
              <w:t xml:space="preserve">to </w:t>
            </w:r>
            <w:r w:rsidRPr="003A6940">
              <w:rPr>
                <w:rFonts w:ascii="Times New Roman" w:eastAsia="Times New Roman" w:hAnsi="Times New Roman" w:cs="Times New Roman"/>
                <w:b/>
                <w:bCs/>
                <w:color w:val="000000"/>
                <w:lang w:val="en-HK" w:eastAsia="en-GB"/>
              </w:rPr>
              <w:t>0.013)</w:t>
            </w:r>
          </w:p>
        </w:tc>
      </w:tr>
      <w:tr w:rsidR="003A6940" w:rsidRPr="003A6940" w14:paraId="66C17517" w14:textId="77777777" w:rsidTr="003A6940">
        <w:trPr>
          <w:trHeight w:val="320"/>
        </w:trPr>
        <w:tc>
          <w:tcPr>
            <w:tcW w:w="0" w:type="auto"/>
            <w:gridSpan w:val="4"/>
            <w:tcBorders>
              <w:top w:val="single" w:sz="4" w:space="0" w:color="auto"/>
              <w:left w:val="nil"/>
              <w:bottom w:val="single" w:sz="4" w:space="0" w:color="auto"/>
              <w:right w:val="nil"/>
            </w:tcBorders>
            <w:shd w:val="clear" w:color="auto" w:fill="auto"/>
            <w:noWrap/>
            <w:vAlign w:val="bottom"/>
            <w:hideMark/>
          </w:tcPr>
          <w:p w14:paraId="20653C27" w14:textId="77777777" w:rsidR="003A6940" w:rsidRPr="003A6940" w:rsidRDefault="003A6940" w:rsidP="003A6940">
            <w:pPr>
              <w:spacing w:after="0"/>
              <w:jc w:val="center"/>
              <w:rPr>
                <w:rFonts w:ascii="Times New Roman" w:eastAsia="Times New Roman" w:hAnsi="Times New Roman" w:cs="Times New Roman"/>
                <w:i/>
                <w:iCs/>
                <w:color w:val="000000"/>
                <w:lang w:val="en-HK" w:eastAsia="en-GB"/>
              </w:rPr>
            </w:pPr>
            <w:r w:rsidRPr="003A6940">
              <w:rPr>
                <w:rFonts w:ascii="Times New Roman" w:eastAsia="Times New Roman" w:hAnsi="Times New Roman" w:cs="Times New Roman"/>
                <w:i/>
                <w:iCs/>
                <w:color w:val="000000"/>
                <w:lang w:val="en-HK" w:eastAsia="en-GB"/>
              </w:rPr>
              <w:t>M</w:t>
            </w:r>
          </w:p>
        </w:tc>
      </w:tr>
      <w:tr w:rsidR="003A6940" w:rsidRPr="003A6940" w14:paraId="16D9FAFE" w14:textId="77777777" w:rsidTr="003A6940">
        <w:trPr>
          <w:trHeight w:val="320"/>
        </w:trPr>
        <w:tc>
          <w:tcPr>
            <w:tcW w:w="0" w:type="auto"/>
            <w:tcBorders>
              <w:top w:val="nil"/>
              <w:left w:val="nil"/>
              <w:bottom w:val="nil"/>
              <w:right w:val="nil"/>
            </w:tcBorders>
            <w:shd w:val="clear" w:color="auto" w:fill="auto"/>
            <w:noWrap/>
            <w:vAlign w:val="bottom"/>
            <w:hideMark/>
          </w:tcPr>
          <w:p w14:paraId="26B5D3CA" w14:textId="77777777" w:rsidR="003A6940" w:rsidRPr="003A6940" w:rsidRDefault="003A6940" w:rsidP="003A6940">
            <w:pPr>
              <w:spacing w:after="0"/>
              <w:jc w:val="center"/>
              <w:rPr>
                <w:rFonts w:ascii="Times New Roman" w:eastAsia="Times New Roman" w:hAnsi="Times New Roman" w:cs="Times New Roman"/>
                <w:i/>
                <w:iCs/>
                <w:color w:val="000000"/>
                <w:lang w:val="en-HK" w:eastAsia="en-GB"/>
              </w:rPr>
            </w:pPr>
          </w:p>
        </w:tc>
        <w:tc>
          <w:tcPr>
            <w:tcW w:w="0" w:type="auto"/>
            <w:tcBorders>
              <w:top w:val="nil"/>
              <w:left w:val="nil"/>
              <w:bottom w:val="single" w:sz="4" w:space="0" w:color="auto"/>
              <w:right w:val="nil"/>
            </w:tcBorders>
            <w:shd w:val="clear" w:color="auto" w:fill="auto"/>
            <w:noWrap/>
            <w:vAlign w:val="bottom"/>
            <w:hideMark/>
          </w:tcPr>
          <w:p w14:paraId="288ABD75"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Intercept</w:t>
            </w:r>
          </w:p>
        </w:tc>
        <w:tc>
          <w:tcPr>
            <w:tcW w:w="0" w:type="auto"/>
            <w:tcBorders>
              <w:top w:val="nil"/>
              <w:left w:val="nil"/>
              <w:bottom w:val="single" w:sz="4" w:space="0" w:color="auto"/>
              <w:right w:val="nil"/>
            </w:tcBorders>
            <w:shd w:val="clear" w:color="auto" w:fill="auto"/>
            <w:noWrap/>
            <w:vAlign w:val="bottom"/>
            <w:hideMark/>
          </w:tcPr>
          <w:p w14:paraId="6D92F982"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Linear Slope</w:t>
            </w:r>
          </w:p>
        </w:tc>
        <w:tc>
          <w:tcPr>
            <w:tcW w:w="0" w:type="auto"/>
            <w:tcBorders>
              <w:top w:val="nil"/>
              <w:left w:val="nil"/>
              <w:bottom w:val="single" w:sz="4" w:space="0" w:color="auto"/>
              <w:right w:val="nil"/>
            </w:tcBorders>
            <w:shd w:val="clear" w:color="auto" w:fill="auto"/>
            <w:noWrap/>
            <w:vAlign w:val="bottom"/>
            <w:hideMark/>
          </w:tcPr>
          <w:p w14:paraId="3A7ADF6C"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Quadratic Slope</w:t>
            </w:r>
          </w:p>
        </w:tc>
      </w:tr>
      <w:tr w:rsidR="003A6940" w:rsidRPr="003A6940" w14:paraId="32ED7FED" w14:textId="77777777" w:rsidTr="003A6940">
        <w:trPr>
          <w:trHeight w:val="680"/>
        </w:trPr>
        <w:tc>
          <w:tcPr>
            <w:tcW w:w="0" w:type="auto"/>
            <w:tcBorders>
              <w:top w:val="nil"/>
              <w:left w:val="nil"/>
              <w:bottom w:val="nil"/>
              <w:right w:val="nil"/>
            </w:tcBorders>
            <w:shd w:val="clear" w:color="auto" w:fill="auto"/>
            <w:noWrap/>
            <w:vAlign w:val="center"/>
            <w:hideMark/>
          </w:tcPr>
          <w:p w14:paraId="437EA410"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Intercept</w:t>
            </w:r>
          </w:p>
        </w:tc>
        <w:tc>
          <w:tcPr>
            <w:tcW w:w="0" w:type="auto"/>
            <w:tcBorders>
              <w:top w:val="nil"/>
              <w:left w:val="nil"/>
              <w:bottom w:val="nil"/>
              <w:right w:val="nil"/>
            </w:tcBorders>
            <w:shd w:val="clear" w:color="auto" w:fill="auto"/>
            <w:vAlign w:val="center"/>
            <w:hideMark/>
          </w:tcPr>
          <w:p w14:paraId="6C68BFB8" w14:textId="1DFAD89D"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0.032 </w:t>
            </w:r>
            <w:r w:rsidRPr="003A6940">
              <w:rPr>
                <w:rFonts w:ascii="Times New Roman" w:eastAsia="Times New Roman" w:hAnsi="Times New Roman" w:cs="Times New Roman"/>
                <w:b/>
                <w:bCs/>
                <w:color w:val="000000"/>
                <w:lang w:val="en-HK" w:eastAsia="en-GB"/>
              </w:rPr>
              <w:br/>
              <w:t xml:space="preserve">(0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0.12)</w:t>
            </w:r>
          </w:p>
        </w:tc>
        <w:tc>
          <w:tcPr>
            <w:tcW w:w="0" w:type="auto"/>
            <w:tcBorders>
              <w:top w:val="nil"/>
              <w:left w:val="nil"/>
              <w:bottom w:val="nil"/>
              <w:right w:val="nil"/>
            </w:tcBorders>
            <w:shd w:val="clear" w:color="auto" w:fill="auto"/>
            <w:vAlign w:val="center"/>
            <w:hideMark/>
          </w:tcPr>
          <w:p w14:paraId="098FE1BE" w14:textId="3B373E6D"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 xml:space="preserve">0.0718 </w:t>
            </w:r>
            <w:r w:rsidRPr="003A6940">
              <w:rPr>
                <w:rFonts w:ascii="Times New Roman" w:eastAsia="Times New Roman" w:hAnsi="Times New Roman" w:cs="Times New Roman"/>
                <w:color w:val="000000"/>
                <w:lang w:val="en-HK" w:eastAsia="en-GB"/>
              </w:rPr>
              <w:br/>
              <w:t xml:space="preserve">(-0.00275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color w:val="000000"/>
                <w:lang w:val="en-HK" w:eastAsia="en-GB"/>
              </w:rPr>
              <w:t xml:space="preserve"> 0.183)</w:t>
            </w:r>
          </w:p>
        </w:tc>
        <w:tc>
          <w:tcPr>
            <w:tcW w:w="0" w:type="auto"/>
            <w:tcBorders>
              <w:top w:val="nil"/>
              <w:left w:val="nil"/>
              <w:bottom w:val="nil"/>
              <w:right w:val="nil"/>
            </w:tcBorders>
            <w:shd w:val="clear" w:color="auto" w:fill="auto"/>
            <w:vAlign w:val="center"/>
            <w:hideMark/>
          </w:tcPr>
          <w:p w14:paraId="6FD3FF13" w14:textId="52953E55"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-0.0227 </w:t>
            </w:r>
            <w:r w:rsidRPr="003A6940">
              <w:rPr>
                <w:rFonts w:ascii="Times New Roman" w:eastAsia="Times New Roman" w:hAnsi="Times New Roman" w:cs="Times New Roman"/>
                <w:b/>
                <w:bCs/>
                <w:color w:val="000000"/>
                <w:lang w:val="en-HK" w:eastAsia="en-GB"/>
              </w:rPr>
              <w:br/>
              <w:t xml:space="preserve">(-0.0585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0.000568)</w:t>
            </w:r>
          </w:p>
        </w:tc>
      </w:tr>
      <w:tr w:rsidR="003A6940" w:rsidRPr="003A6940" w14:paraId="1956B0F8" w14:textId="77777777" w:rsidTr="003A6940">
        <w:trPr>
          <w:trHeight w:val="680"/>
        </w:trPr>
        <w:tc>
          <w:tcPr>
            <w:tcW w:w="0" w:type="auto"/>
            <w:tcBorders>
              <w:top w:val="nil"/>
              <w:left w:val="nil"/>
              <w:bottom w:val="nil"/>
              <w:right w:val="nil"/>
            </w:tcBorders>
            <w:shd w:val="clear" w:color="auto" w:fill="auto"/>
            <w:noWrap/>
            <w:vAlign w:val="center"/>
            <w:hideMark/>
          </w:tcPr>
          <w:p w14:paraId="5C518309"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lastRenderedPageBreak/>
              <w:t>Linear Slope</w:t>
            </w:r>
          </w:p>
        </w:tc>
        <w:tc>
          <w:tcPr>
            <w:tcW w:w="0" w:type="auto"/>
            <w:tcBorders>
              <w:top w:val="nil"/>
              <w:left w:val="nil"/>
              <w:bottom w:val="nil"/>
              <w:right w:val="nil"/>
            </w:tcBorders>
            <w:shd w:val="clear" w:color="auto" w:fill="auto"/>
            <w:vAlign w:val="center"/>
            <w:hideMark/>
          </w:tcPr>
          <w:p w14:paraId="3E1CC53D" w14:textId="21ADF490"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 xml:space="preserve">0.78 </w:t>
            </w:r>
            <w:r w:rsidRPr="003A6940">
              <w:rPr>
                <w:rFonts w:ascii="Times New Roman" w:eastAsia="Times New Roman" w:hAnsi="Times New Roman" w:cs="Times New Roman"/>
                <w:color w:val="000000"/>
                <w:lang w:val="en-HK" w:eastAsia="en-GB"/>
              </w:rPr>
              <w:br/>
              <w:t xml:space="preserve">(-0.327 </w:t>
            </w:r>
            <w:r w:rsidR="000E55B9">
              <w:rPr>
                <w:rFonts w:ascii="Times New Roman" w:eastAsia="Times New Roman" w:hAnsi="Times New Roman" w:cs="Times New Roman"/>
                <w:b/>
                <w:bCs/>
                <w:color w:val="000000"/>
                <w:lang w:val="en-HK" w:eastAsia="en-GB"/>
              </w:rPr>
              <w:t>to</w:t>
            </w:r>
            <w:r w:rsidR="000E55B9" w:rsidRPr="003A6940">
              <w:rPr>
                <w:rFonts w:ascii="Times New Roman" w:eastAsia="Times New Roman" w:hAnsi="Times New Roman" w:cs="Times New Roman"/>
                <w:color w:val="000000"/>
                <w:lang w:val="en-HK" w:eastAsia="en-GB"/>
              </w:rPr>
              <w:t xml:space="preserve"> </w:t>
            </w:r>
            <w:r w:rsidRPr="003A6940">
              <w:rPr>
                <w:rFonts w:ascii="Times New Roman" w:eastAsia="Times New Roman" w:hAnsi="Times New Roman" w:cs="Times New Roman"/>
                <w:color w:val="000000"/>
                <w:lang w:val="en-HK" w:eastAsia="en-GB"/>
              </w:rPr>
              <w:t>0.991)</w:t>
            </w:r>
          </w:p>
        </w:tc>
        <w:tc>
          <w:tcPr>
            <w:tcW w:w="0" w:type="auto"/>
            <w:tcBorders>
              <w:top w:val="nil"/>
              <w:left w:val="nil"/>
              <w:bottom w:val="nil"/>
              <w:right w:val="nil"/>
            </w:tcBorders>
            <w:shd w:val="clear" w:color="auto" w:fill="auto"/>
            <w:vAlign w:val="center"/>
            <w:hideMark/>
          </w:tcPr>
          <w:p w14:paraId="70C78E3F" w14:textId="7AA8E135"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0.267 </w:t>
            </w:r>
            <w:r w:rsidRPr="003A6940">
              <w:rPr>
                <w:rFonts w:ascii="Times New Roman" w:eastAsia="Times New Roman" w:hAnsi="Times New Roman" w:cs="Times New Roman"/>
                <w:b/>
                <w:bCs/>
                <w:color w:val="000000"/>
                <w:lang w:val="en-HK" w:eastAsia="en-GB"/>
              </w:rPr>
              <w:br/>
              <w:t xml:space="preserve">(0.185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0.382)</w:t>
            </w:r>
          </w:p>
        </w:tc>
        <w:tc>
          <w:tcPr>
            <w:tcW w:w="0" w:type="auto"/>
            <w:tcBorders>
              <w:top w:val="nil"/>
              <w:left w:val="nil"/>
              <w:bottom w:val="nil"/>
              <w:right w:val="nil"/>
            </w:tcBorders>
            <w:shd w:val="clear" w:color="auto" w:fill="auto"/>
            <w:vAlign w:val="center"/>
            <w:hideMark/>
          </w:tcPr>
          <w:p w14:paraId="32A905F7" w14:textId="0A4F1221"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-0.078 </w:t>
            </w:r>
            <w:r w:rsidRPr="003A6940">
              <w:rPr>
                <w:rFonts w:ascii="Times New Roman" w:eastAsia="Times New Roman" w:hAnsi="Times New Roman" w:cs="Times New Roman"/>
                <w:b/>
                <w:bCs/>
                <w:color w:val="000000"/>
                <w:lang w:val="en-HK" w:eastAsia="en-GB"/>
              </w:rPr>
              <w:br/>
              <w:t xml:space="preserve">(-0.114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-0.0517)</w:t>
            </w:r>
          </w:p>
        </w:tc>
      </w:tr>
      <w:tr w:rsidR="003A6940" w:rsidRPr="003A6940" w14:paraId="40D3272D" w14:textId="77777777" w:rsidTr="003A6940">
        <w:trPr>
          <w:trHeight w:val="680"/>
        </w:trPr>
        <w:tc>
          <w:tcPr>
            <w:tcW w:w="0" w:type="auto"/>
            <w:tcBorders>
              <w:top w:val="nil"/>
              <w:left w:val="nil"/>
              <w:bottom w:val="single" w:sz="4" w:space="0" w:color="auto"/>
              <w:right w:val="nil"/>
            </w:tcBorders>
            <w:shd w:val="clear" w:color="auto" w:fill="auto"/>
            <w:noWrap/>
            <w:vAlign w:val="center"/>
            <w:hideMark/>
          </w:tcPr>
          <w:p w14:paraId="2DCFE493" w14:textId="77777777"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Quadratic Slope</w:t>
            </w:r>
          </w:p>
        </w:tc>
        <w:tc>
          <w:tcPr>
            <w:tcW w:w="0" w:type="auto"/>
            <w:tcBorders>
              <w:top w:val="nil"/>
              <w:left w:val="nil"/>
              <w:bottom w:val="single" w:sz="4" w:space="0" w:color="auto"/>
              <w:right w:val="nil"/>
            </w:tcBorders>
            <w:shd w:val="clear" w:color="auto" w:fill="auto"/>
            <w:vAlign w:val="center"/>
            <w:hideMark/>
          </w:tcPr>
          <w:p w14:paraId="1B80A403" w14:textId="7C1485AF"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 xml:space="preserve">-0.794 </w:t>
            </w:r>
            <w:r w:rsidRPr="003A6940">
              <w:rPr>
                <w:rFonts w:ascii="Times New Roman" w:eastAsia="Times New Roman" w:hAnsi="Times New Roman" w:cs="Times New Roman"/>
                <w:color w:val="000000"/>
                <w:lang w:val="en-HK" w:eastAsia="en-GB"/>
              </w:rPr>
              <w:br/>
              <w:t xml:space="preserve">(-0.992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color w:val="000000"/>
                <w:lang w:val="en-HK" w:eastAsia="en-GB"/>
              </w:rPr>
              <w:t xml:space="preserve"> 0.244)</w:t>
            </w:r>
          </w:p>
        </w:tc>
        <w:tc>
          <w:tcPr>
            <w:tcW w:w="0" w:type="auto"/>
            <w:tcBorders>
              <w:top w:val="nil"/>
              <w:left w:val="nil"/>
              <w:bottom w:val="single" w:sz="4" w:space="0" w:color="auto"/>
              <w:right w:val="nil"/>
            </w:tcBorders>
            <w:shd w:val="clear" w:color="auto" w:fill="auto"/>
            <w:vAlign w:val="center"/>
            <w:hideMark/>
          </w:tcPr>
          <w:p w14:paraId="3120BAF1" w14:textId="669E1683"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-0.933 </w:t>
            </w:r>
            <w:r w:rsidRPr="003A6940">
              <w:rPr>
                <w:rFonts w:ascii="Times New Roman" w:eastAsia="Times New Roman" w:hAnsi="Times New Roman" w:cs="Times New Roman"/>
                <w:b/>
                <w:bCs/>
                <w:color w:val="000000"/>
                <w:lang w:val="en-HK" w:eastAsia="en-GB"/>
              </w:rPr>
              <w:br/>
              <w:t xml:space="preserve">(-0.994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-0.811)</w:t>
            </w:r>
          </w:p>
        </w:tc>
        <w:tc>
          <w:tcPr>
            <w:tcW w:w="0" w:type="auto"/>
            <w:tcBorders>
              <w:top w:val="nil"/>
              <w:left w:val="nil"/>
              <w:bottom w:val="single" w:sz="4" w:space="0" w:color="auto"/>
              <w:right w:val="nil"/>
            </w:tcBorders>
            <w:shd w:val="clear" w:color="auto" w:fill="auto"/>
            <w:vAlign w:val="center"/>
            <w:hideMark/>
          </w:tcPr>
          <w:p w14:paraId="4FB07DB3" w14:textId="73EC2AD7"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0.026 </w:t>
            </w:r>
            <w:r w:rsidRPr="003A6940">
              <w:rPr>
                <w:rFonts w:ascii="Times New Roman" w:eastAsia="Times New Roman" w:hAnsi="Times New Roman" w:cs="Times New Roman"/>
                <w:b/>
                <w:bCs/>
                <w:color w:val="000000"/>
                <w:lang w:val="en-HK" w:eastAsia="en-GB"/>
              </w:rPr>
              <w:br/>
              <w:t xml:space="preserve">(0.016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0.041)</w:t>
            </w:r>
          </w:p>
        </w:tc>
      </w:tr>
      <w:tr w:rsidR="003A6940" w:rsidRPr="003A6940" w14:paraId="7057D12D" w14:textId="77777777" w:rsidTr="003A6940">
        <w:trPr>
          <w:trHeight w:val="320"/>
        </w:trPr>
        <w:tc>
          <w:tcPr>
            <w:tcW w:w="0" w:type="auto"/>
            <w:gridSpan w:val="2"/>
            <w:tcBorders>
              <w:top w:val="single" w:sz="4" w:space="0" w:color="auto"/>
              <w:left w:val="nil"/>
              <w:bottom w:val="single" w:sz="4" w:space="0" w:color="auto"/>
              <w:right w:val="nil"/>
            </w:tcBorders>
            <w:shd w:val="clear" w:color="auto" w:fill="auto"/>
            <w:noWrap/>
            <w:vAlign w:val="bottom"/>
            <w:hideMark/>
          </w:tcPr>
          <w:p w14:paraId="7F92B971" w14:textId="77777777" w:rsidR="003A6940" w:rsidRPr="003A6940" w:rsidRDefault="003A6940" w:rsidP="003A6940">
            <w:pPr>
              <w:spacing w:after="0"/>
              <w:jc w:val="center"/>
              <w:rPr>
                <w:rFonts w:ascii="Times New Roman" w:eastAsia="Times New Roman" w:hAnsi="Times New Roman" w:cs="Times New Roman"/>
                <w:i/>
                <w:iCs/>
                <w:color w:val="000000"/>
                <w:lang w:val="en-HK" w:eastAsia="en-GB"/>
              </w:rPr>
            </w:pPr>
            <w:r w:rsidRPr="003A6940">
              <w:rPr>
                <w:rFonts w:ascii="Times New Roman" w:eastAsia="Times New Roman" w:hAnsi="Times New Roman" w:cs="Times New Roman"/>
                <w:i/>
                <w:iCs/>
                <w:color w:val="000000"/>
                <w:lang w:val="en-HK" w:eastAsia="en-GB"/>
              </w:rPr>
              <w:t>PE</w:t>
            </w:r>
          </w:p>
        </w:tc>
        <w:tc>
          <w:tcPr>
            <w:tcW w:w="0" w:type="auto"/>
            <w:tcBorders>
              <w:top w:val="nil"/>
              <w:left w:val="nil"/>
              <w:bottom w:val="single" w:sz="4" w:space="0" w:color="auto"/>
              <w:right w:val="nil"/>
            </w:tcBorders>
            <w:shd w:val="clear" w:color="auto" w:fill="auto"/>
            <w:noWrap/>
            <w:vAlign w:val="bottom"/>
            <w:hideMark/>
          </w:tcPr>
          <w:p w14:paraId="3AE12AEC" w14:textId="77777777" w:rsidR="003A6940" w:rsidRPr="003A6940" w:rsidRDefault="003A6940" w:rsidP="003A6940">
            <w:pPr>
              <w:spacing w:after="0"/>
              <w:jc w:val="center"/>
              <w:rPr>
                <w:rFonts w:ascii="Times New Roman" w:eastAsia="Times New Roman" w:hAnsi="Times New Roman" w:cs="Times New Roman"/>
                <w:i/>
                <w:iCs/>
                <w:color w:val="000000"/>
                <w:lang w:val="en-HK" w:eastAsia="en-GB"/>
              </w:rPr>
            </w:pPr>
            <w:r w:rsidRPr="003A6940">
              <w:rPr>
                <w:rFonts w:ascii="Times New Roman" w:eastAsia="Times New Roman" w:hAnsi="Times New Roman" w:cs="Times New Roman"/>
                <w:i/>
                <w:iCs/>
                <w:color w:val="000000"/>
                <w:lang w:val="en-HK" w:eastAsia="en-GB"/>
              </w:rPr>
              <w:t>Residual</w:t>
            </w:r>
          </w:p>
        </w:tc>
        <w:tc>
          <w:tcPr>
            <w:tcW w:w="0" w:type="auto"/>
            <w:tcBorders>
              <w:top w:val="nil"/>
              <w:left w:val="nil"/>
              <w:bottom w:val="single" w:sz="4" w:space="0" w:color="auto"/>
              <w:right w:val="nil"/>
            </w:tcBorders>
            <w:shd w:val="clear" w:color="auto" w:fill="auto"/>
            <w:noWrap/>
            <w:vAlign w:val="bottom"/>
            <w:hideMark/>
          </w:tcPr>
          <w:p w14:paraId="6B3877C6" w14:textId="77777777" w:rsidR="003A6940" w:rsidRPr="003A6940" w:rsidRDefault="003A6940" w:rsidP="003A6940">
            <w:pPr>
              <w:spacing w:after="0"/>
              <w:jc w:val="center"/>
              <w:rPr>
                <w:rFonts w:ascii="Times New Roman" w:eastAsia="Times New Roman" w:hAnsi="Times New Roman" w:cs="Times New Roman"/>
                <w:i/>
                <w:iCs/>
                <w:color w:val="000000"/>
                <w:lang w:val="en-HK" w:eastAsia="en-GB"/>
              </w:rPr>
            </w:pPr>
            <w:r w:rsidRPr="003A6940">
              <w:rPr>
                <w:rFonts w:ascii="Times New Roman" w:eastAsia="Times New Roman" w:hAnsi="Times New Roman" w:cs="Times New Roman"/>
                <w:i/>
                <w:iCs/>
                <w:color w:val="000000"/>
                <w:lang w:val="en-HK" w:eastAsia="en-GB"/>
              </w:rPr>
              <w:t>Residual Slope (SD)</w:t>
            </w:r>
          </w:p>
        </w:tc>
      </w:tr>
      <w:tr w:rsidR="003A6940" w:rsidRPr="003A6940" w14:paraId="3A221A82" w14:textId="77777777" w:rsidTr="003A6940">
        <w:trPr>
          <w:trHeight w:val="660"/>
        </w:trPr>
        <w:tc>
          <w:tcPr>
            <w:tcW w:w="0" w:type="auto"/>
            <w:gridSpan w:val="2"/>
            <w:tcBorders>
              <w:top w:val="single" w:sz="4" w:space="0" w:color="auto"/>
              <w:left w:val="nil"/>
              <w:bottom w:val="single" w:sz="4" w:space="0" w:color="auto"/>
              <w:right w:val="nil"/>
            </w:tcBorders>
            <w:shd w:val="clear" w:color="auto" w:fill="auto"/>
            <w:vAlign w:val="center"/>
            <w:hideMark/>
          </w:tcPr>
          <w:p w14:paraId="74009B10" w14:textId="1719D275"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0.065</w:t>
            </w:r>
            <w:r w:rsidRPr="003A6940">
              <w:rPr>
                <w:rFonts w:ascii="Times New Roman" w:eastAsia="Times New Roman" w:hAnsi="Times New Roman" w:cs="Times New Roman"/>
                <w:b/>
                <w:bCs/>
                <w:color w:val="000000"/>
                <w:lang w:val="en-HK" w:eastAsia="en-GB"/>
              </w:rPr>
              <w:br/>
              <w:t xml:space="preserve">(6.55e-05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0.00938)</w:t>
            </w:r>
          </w:p>
        </w:tc>
        <w:tc>
          <w:tcPr>
            <w:tcW w:w="0" w:type="auto"/>
            <w:tcBorders>
              <w:top w:val="nil"/>
              <w:left w:val="nil"/>
              <w:bottom w:val="single" w:sz="4" w:space="0" w:color="auto"/>
              <w:right w:val="nil"/>
            </w:tcBorders>
            <w:shd w:val="clear" w:color="auto" w:fill="auto"/>
            <w:vAlign w:val="bottom"/>
            <w:hideMark/>
          </w:tcPr>
          <w:p w14:paraId="5649AE6C" w14:textId="5605BFE9" w:rsidR="003A6940" w:rsidRPr="003A6940" w:rsidRDefault="003A6940" w:rsidP="003A6940">
            <w:pPr>
              <w:spacing w:after="0"/>
              <w:jc w:val="center"/>
              <w:rPr>
                <w:rFonts w:ascii="Times New Roman" w:eastAsia="Times New Roman" w:hAnsi="Times New Roman" w:cs="Times New Roman"/>
                <w:b/>
                <w:bCs/>
                <w:color w:val="000000"/>
                <w:lang w:val="en-HK" w:eastAsia="en-GB"/>
              </w:rPr>
            </w:pPr>
            <w:r w:rsidRPr="003A6940">
              <w:rPr>
                <w:rFonts w:ascii="Times New Roman" w:eastAsia="Times New Roman" w:hAnsi="Times New Roman" w:cs="Times New Roman"/>
                <w:b/>
                <w:bCs/>
                <w:color w:val="000000"/>
                <w:lang w:val="en-HK" w:eastAsia="en-GB"/>
              </w:rPr>
              <w:t xml:space="preserve">4.15 </w:t>
            </w:r>
            <w:r w:rsidRPr="003A6940">
              <w:rPr>
                <w:rFonts w:ascii="Times New Roman" w:eastAsia="Times New Roman" w:hAnsi="Times New Roman" w:cs="Times New Roman"/>
                <w:b/>
                <w:bCs/>
                <w:color w:val="000000"/>
                <w:lang w:val="en-HK" w:eastAsia="en-GB"/>
              </w:rPr>
              <w:br/>
              <w:t xml:space="preserve">(3.97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b/>
                <w:bCs/>
                <w:color w:val="000000"/>
                <w:lang w:val="en-HK" w:eastAsia="en-GB"/>
              </w:rPr>
              <w:t xml:space="preserve"> 4.34)</w:t>
            </w:r>
          </w:p>
        </w:tc>
        <w:tc>
          <w:tcPr>
            <w:tcW w:w="0" w:type="auto"/>
            <w:tcBorders>
              <w:top w:val="nil"/>
              <w:left w:val="nil"/>
              <w:bottom w:val="single" w:sz="4" w:space="0" w:color="auto"/>
              <w:right w:val="nil"/>
            </w:tcBorders>
            <w:shd w:val="clear" w:color="auto" w:fill="auto"/>
            <w:vAlign w:val="bottom"/>
            <w:hideMark/>
          </w:tcPr>
          <w:p w14:paraId="63B53794" w14:textId="5EB55396" w:rsidR="003A6940" w:rsidRPr="003A6940" w:rsidRDefault="003A6940" w:rsidP="003A6940">
            <w:pPr>
              <w:spacing w:after="0"/>
              <w:jc w:val="center"/>
              <w:rPr>
                <w:rFonts w:ascii="Times New Roman" w:eastAsia="Times New Roman" w:hAnsi="Times New Roman" w:cs="Times New Roman"/>
                <w:color w:val="000000"/>
                <w:lang w:val="en-HK" w:eastAsia="en-GB"/>
              </w:rPr>
            </w:pPr>
            <w:r w:rsidRPr="003A6940">
              <w:rPr>
                <w:rFonts w:ascii="Times New Roman" w:eastAsia="Times New Roman" w:hAnsi="Times New Roman" w:cs="Times New Roman"/>
                <w:color w:val="000000"/>
                <w:lang w:val="en-HK" w:eastAsia="en-GB"/>
              </w:rPr>
              <w:t>-0.135</w:t>
            </w:r>
            <w:r w:rsidRPr="003A6940">
              <w:rPr>
                <w:rFonts w:ascii="Times New Roman" w:eastAsia="Times New Roman" w:hAnsi="Times New Roman" w:cs="Times New Roman"/>
                <w:color w:val="000000"/>
                <w:lang w:val="en-HK" w:eastAsia="en-GB"/>
              </w:rPr>
              <w:br/>
              <w:t xml:space="preserve">(-0.184 </w:t>
            </w:r>
            <w:r w:rsidR="000E55B9">
              <w:rPr>
                <w:rFonts w:ascii="Times New Roman" w:eastAsia="Times New Roman" w:hAnsi="Times New Roman" w:cs="Times New Roman"/>
                <w:b/>
                <w:bCs/>
                <w:color w:val="000000"/>
                <w:lang w:val="en-HK" w:eastAsia="en-GB"/>
              </w:rPr>
              <w:t>to</w:t>
            </w:r>
            <w:r w:rsidRPr="003A6940">
              <w:rPr>
                <w:rFonts w:ascii="Times New Roman" w:eastAsia="Times New Roman" w:hAnsi="Times New Roman" w:cs="Times New Roman"/>
                <w:color w:val="000000"/>
                <w:lang w:val="en-HK" w:eastAsia="en-GB"/>
              </w:rPr>
              <w:t xml:space="preserve"> -0.075)</w:t>
            </w:r>
          </w:p>
        </w:tc>
      </w:tr>
    </w:tbl>
    <w:p w14:paraId="0DE90073" w14:textId="77777777" w:rsidR="003B1661" w:rsidRPr="004F3AC3" w:rsidRDefault="003B1661" w:rsidP="00EB391C">
      <w:pPr>
        <w:pStyle w:val="BodyText"/>
        <w:rPr>
          <w:b/>
          <w:bCs/>
        </w:rPr>
      </w:pPr>
    </w:p>
    <w:p w14:paraId="25173C1B" w14:textId="77777777" w:rsidR="00490770" w:rsidRDefault="00490770" w:rsidP="00490770">
      <w:pPr>
        <w:pStyle w:val="Heading2"/>
      </w:pPr>
      <w:bookmarkStart w:id="6" w:name="accounting-for-scale-effects-using-coeff"/>
      <w:r>
        <w:t>Accounting for scale-effects using coefficients of variation</w:t>
      </w:r>
      <w:bookmarkEnd w:id="6"/>
    </w:p>
    <w:p w14:paraId="076996FA" w14:textId="77777777" w:rsidR="00490770" w:rsidRDefault="00490770" w:rsidP="00490770">
      <w:pPr>
        <w:pStyle w:val="FirstParagraph"/>
      </w:pPr>
      <w:r>
        <w:t>As the mean body mass increases over time, the variance may also increase concurrently due to scale effects and potentially bias estimates of quantitative genetics parameters (Wilson, Kruuk, et al., 2005). We therefore calculated coefficients of variation (CV) across age for each variance component using the following equation:</w:t>
      </w:r>
    </w:p>
    <w:p w14:paraId="78D1AD03" w14:textId="3891260D" w:rsidR="00490770" w:rsidRDefault="00490770" w:rsidP="00490770">
      <w:pPr>
        <w:pStyle w:val="BodyText"/>
      </w:pPr>
      <m:oMathPara>
        <m:oMathParaPr>
          <m:jc m:val="center"/>
        </m:oMathParaP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 xml:space="preserve">100 </m:t>
              </m:r>
              <m:r>
                <w:rPr>
                  <w:rFonts w:ascii="Cambria Math" w:eastAsiaTheme="minorEastAsia" w:hAnsi="Cambria Math"/>
                </w:rPr>
                <m:t>×</m:t>
              </m:r>
              <m: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x</m:t>
                  </m:r>
                </m:sub>
                <m:sup>
                  <m:r>
                    <w:rPr>
                      <w:rFonts w:ascii="Cambria Math" w:hAnsi="Cambria Math"/>
                    </w:rPr>
                    <m:t>0.5</m:t>
                  </m:r>
                </m:sup>
              </m:sSubSup>
            </m:num>
            <m:den>
              <m:sSub>
                <m:sSubPr>
                  <m:ctrlPr>
                    <w:rPr>
                      <w:rFonts w:ascii="Cambria Math" w:hAnsi="Cambria Math"/>
                    </w:rPr>
                  </m:ctrlPr>
                </m:sSubPr>
                <m:e>
                  <m:r>
                    <w:rPr>
                      <w:rFonts w:ascii="Cambria Math" w:hAnsi="Cambria Math"/>
                    </w:rPr>
                    <m:t>μ</m:t>
                  </m:r>
                </m:e>
                <m:sub>
                  <m:r>
                    <w:rPr>
                      <w:rFonts w:ascii="Cambria Math" w:hAnsi="Cambria Math"/>
                    </w:rPr>
                    <m:t>age</m:t>
                  </m:r>
                </m:sub>
              </m:sSub>
            </m:den>
          </m:f>
        </m:oMath>
      </m:oMathPara>
    </w:p>
    <w:p w14:paraId="1EE75523" w14:textId="77B4DD73" w:rsidR="00490770" w:rsidRDefault="00C67801" w:rsidP="00490770">
      <w:pPr>
        <w:pStyle w:val="FirstParagraph"/>
      </w:pPr>
      <w:commentRangeStart w:id="7"/>
      <w:commentRangeStart w:id="8"/>
      <w:r>
        <w:rPr>
          <w:noProof/>
        </w:rPr>
        <w:drawing>
          <wp:anchor distT="0" distB="0" distL="114300" distR="114300" simplePos="0" relativeHeight="251659264" behindDoc="0" locked="0" layoutInCell="1" allowOverlap="1" wp14:anchorId="54C16E9D" wp14:editId="4F6B20B8">
            <wp:simplePos x="0" y="0"/>
            <wp:positionH relativeFrom="column">
              <wp:posOffset>-45720</wp:posOffset>
            </wp:positionH>
            <wp:positionV relativeFrom="paragraph">
              <wp:posOffset>1070102</wp:posOffset>
            </wp:positionV>
            <wp:extent cx="6484978" cy="3419856"/>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484978" cy="3419856"/>
                    </a:xfrm>
                    <a:prstGeom prst="rect">
                      <a:avLst/>
                    </a:prstGeom>
                  </pic:spPr>
                </pic:pic>
              </a:graphicData>
            </a:graphic>
            <wp14:sizeRelH relativeFrom="page">
              <wp14:pctWidth>0</wp14:pctWidth>
            </wp14:sizeRelH>
            <wp14:sizeRelV relativeFrom="page">
              <wp14:pctHeight>0</wp14:pctHeight>
            </wp14:sizeRelV>
          </wp:anchor>
        </w:drawing>
      </w:r>
      <w:r w:rsidR="00490770">
        <w:t xml:space="preserve">where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x</m:t>
            </m:r>
          </m:sub>
        </m:sSub>
      </m:oMath>
      <w:r w:rsidR="00490770">
        <w:t xml:space="preserve"> is the CV for a given variance component e.g.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M</m:t>
            </m:r>
          </m:sub>
        </m:sSub>
      </m:oMath>
      <w:r w:rsidR="00490770">
        <w:t xml:space="preserve"> is the CV of maternal effects</w:t>
      </w:r>
      <w:commentRangeEnd w:id="7"/>
      <w:r w:rsidR="00813458">
        <w:rPr>
          <w:rStyle w:val="CommentReference"/>
          <w:lang w:val="en-GB"/>
        </w:rPr>
        <w:commentReference w:id="7"/>
      </w:r>
      <w:commentRangeEnd w:id="8"/>
      <w:r w:rsidR="00263AC9">
        <w:rPr>
          <w:rStyle w:val="CommentReference"/>
          <w:lang w:val="en-GB"/>
        </w:rPr>
        <w:commentReference w:id="8"/>
      </w:r>
      <w:r w:rsidR="00490770">
        <w:t>. The CV of maternal effects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M</m:t>
            </m:r>
          </m:sub>
        </m:sSub>
      </m:oMath>
      <w:r w:rsidR="00490770">
        <w:t xml:space="preserve">) and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G</m:t>
            </m:r>
          </m:sub>
        </m:sSub>
      </m:oMath>
      <w:r w:rsidR="00490770">
        <w:t xml:space="preserve"> showed the same pattern as the raw variance estimates (Fig. S1-2). There were no treatment differences in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G</m:t>
            </m:r>
          </m:sub>
        </m:sSub>
      </m:oMath>
      <w:r w:rsidR="00490770">
        <w:t xml:space="preserve">,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M</m:t>
            </m:r>
          </m:sub>
        </m:sSub>
      </m:oMath>
      <w:r w:rsidR="00B3580B">
        <w:rPr>
          <w:rFonts w:eastAsiaTheme="minorEastAsia"/>
        </w:rPr>
        <w:t xml:space="preserve"> (Fig. S2)</w:t>
      </w:r>
      <w:r w:rsidR="00B3580B">
        <w:t xml:space="preserve">. Both of which </w:t>
      </w:r>
      <w:r w:rsidR="00490770">
        <w:t>followed a quadratic relationship</w:t>
      </w:r>
      <w:r w:rsidR="00B3580B">
        <w:t xml:space="preserve"> like the raw variance estimates in Fig. S1</w:t>
      </w:r>
      <w:r w:rsidR="00490770">
        <w:t xml:space="preserve">. </w:t>
      </w:r>
      <w:r w:rsidR="00B3580B">
        <w:t>We therefore conclude changes in mean mass did not affect estimation of variance components.</w:t>
      </w:r>
    </w:p>
    <w:p w14:paraId="06271029" w14:textId="63E333E4" w:rsidR="002C4619" w:rsidRDefault="00C67801" w:rsidP="00113E7D">
      <w:pPr>
        <w:pStyle w:val="BodyText"/>
      </w:pPr>
      <w:r w:rsidRPr="004F3AC3">
        <w:rPr>
          <w:b/>
          <w:bCs/>
        </w:rPr>
        <w:lastRenderedPageBreak/>
        <w:t>Fig</w:t>
      </w:r>
      <w:r>
        <w:rPr>
          <w:b/>
          <w:bCs/>
        </w:rPr>
        <w:t>ure</w:t>
      </w:r>
      <w:r w:rsidRPr="004F3AC3">
        <w:rPr>
          <w:b/>
          <w:bCs/>
        </w:rPr>
        <w:t>. S</w:t>
      </w:r>
      <w:r w:rsidR="008E472C">
        <w:rPr>
          <w:b/>
          <w:bCs/>
        </w:rPr>
        <w:t>1</w:t>
      </w:r>
      <w:r>
        <w:rPr>
          <w:b/>
          <w:bCs/>
        </w:rPr>
        <w:t xml:space="preserve"> </w:t>
      </w:r>
      <w:r>
        <w:t>Scatterplot showing the relationship of the how the coefficient of variance of additive genetic variance (</w:t>
      </w:r>
      <w:r w:rsidRPr="00900993">
        <w:rPr>
          <w:i/>
          <w:iCs/>
        </w:rPr>
        <w:t>G</w:t>
      </w:r>
      <w:r>
        <w:t>) and maternal effects (</w:t>
      </w:r>
      <w:r w:rsidRPr="00900993">
        <w:rPr>
          <w:i/>
          <w:iCs/>
        </w:rPr>
        <w:t>M</w:t>
      </w:r>
      <w:r>
        <w:t>) changed with age for the hot developmental treatment (n = 125, red) and the cold developmental treatment (n = 136, blue). Points represent posterior means, thin lines represent the 95% credible intervals, thick lines represent the mean for each treatment group.</w:t>
      </w:r>
    </w:p>
    <w:p w14:paraId="3BF4AE72" w14:textId="34D51632" w:rsidR="00263AC9" w:rsidRDefault="00263AC9" w:rsidP="00113E7D">
      <w:pPr>
        <w:pStyle w:val="BodyText"/>
      </w:pPr>
    </w:p>
    <w:p w14:paraId="6DC13A47" w14:textId="644791DB" w:rsidR="00263AC9" w:rsidRPr="00514493" w:rsidRDefault="00263AC9" w:rsidP="00113E7D">
      <w:pPr>
        <w:pStyle w:val="BodyText"/>
        <w:rPr>
          <w:b/>
          <w:bCs/>
        </w:rPr>
      </w:pPr>
      <w:r w:rsidRPr="00263AC9">
        <w:rPr>
          <w:b/>
          <w:bCs/>
          <w:noProof/>
        </w:rPr>
        <w:drawing>
          <wp:inline distT="0" distB="0" distL="0" distR="0" wp14:anchorId="28B36344" wp14:editId="48E8609A">
            <wp:extent cx="5943600" cy="4613910"/>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12"/>
                    <a:stretch>
                      <a:fillRect/>
                    </a:stretch>
                  </pic:blipFill>
                  <pic:spPr>
                    <a:xfrm>
                      <a:off x="0" y="0"/>
                      <a:ext cx="5943600" cy="4613910"/>
                    </a:xfrm>
                    <a:prstGeom prst="rect">
                      <a:avLst/>
                    </a:prstGeom>
                  </pic:spPr>
                </pic:pic>
              </a:graphicData>
            </a:graphic>
          </wp:inline>
        </w:drawing>
      </w:r>
    </w:p>
    <w:p w14:paraId="73C72054" w14:textId="1AED7B6B" w:rsidR="004C33D6" w:rsidRPr="00042DBD" w:rsidRDefault="002B052A">
      <w:pPr>
        <w:pStyle w:val="Heading2"/>
        <w:rPr>
          <w:sz w:val="26"/>
          <w:szCs w:val="26"/>
        </w:rPr>
      </w:pPr>
      <w:r w:rsidRPr="00042DBD">
        <w:rPr>
          <w:sz w:val="26"/>
          <w:szCs w:val="26"/>
        </w:rPr>
        <w:t xml:space="preserve">Do growth </w:t>
      </w:r>
      <w:r w:rsidR="00113E7D" w:rsidRPr="00042DBD">
        <w:rPr>
          <w:sz w:val="26"/>
          <w:szCs w:val="26"/>
        </w:rPr>
        <w:t>trajectories</w:t>
      </w:r>
      <w:r w:rsidRPr="00042DBD">
        <w:rPr>
          <w:sz w:val="26"/>
          <w:szCs w:val="26"/>
        </w:rPr>
        <w:t xml:space="preserve"> differ among incubation treatments?</w:t>
      </w:r>
      <w:bookmarkEnd w:id="2"/>
    </w:p>
    <w:p w14:paraId="39302928" w14:textId="181E2A87" w:rsidR="004C33D6" w:rsidRDefault="008B36B3">
      <w:pPr>
        <w:pStyle w:val="FirstParagraph"/>
      </w:pPr>
      <w:r>
        <w:t>To test for treatment differences in growth trajectories, w</w:t>
      </w:r>
      <w:r w:rsidR="00514493">
        <w:t xml:space="preserve">e fitted four models with different combinations of treatment interactions with the linear and quadratic </w:t>
      </w:r>
      <w:r>
        <w:t>age parameters and compar</w:t>
      </w:r>
      <w:r w:rsidR="00514493">
        <w:t>e</w:t>
      </w:r>
      <w:r>
        <w:t xml:space="preserve">d their WAIC values (Table </w:t>
      </w:r>
      <w:r w:rsidR="00D63515">
        <w:t>1</w:t>
      </w:r>
      <w:r>
        <w:t xml:space="preserve">). The best supported </w:t>
      </w:r>
      <w:r w:rsidR="00F2751E">
        <w:t xml:space="preserve">model </w:t>
      </w:r>
      <w:r>
        <w:t xml:space="preserve">was </w:t>
      </w:r>
      <w:r w:rsidR="00F2751E">
        <w:t xml:space="preserve">the full </w:t>
      </w:r>
      <w:r>
        <w:t>model</w:t>
      </w:r>
      <w:r w:rsidR="00D63515">
        <w:t xml:space="preserve"> (Table S5),</w:t>
      </w:r>
      <w:r>
        <w:t xml:space="preserve"> its </w:t>
      </w:r>
      <w:r w:rsidRPr="008B36B3">
        <w:rPr>
          <w:i/>
          <w:iCs/>
        </w:rPr>
        <w:t>G</w:t>
      </w:r>
      <w:r>
        <w:t xml:space="preserve"> and </w:t>
      </w:r>
      <w:r w:rsidRPr="008B36B3">
        <w:rPr>
          <w:i/>
          <w:iCs/>
        </w:rPr>
        <w:t>M</w:t>
      </w:r>
      <w:r>
        <w:rPr>
          <w:i/>
          <w:iCs/>
        </w:rPr>
        <w:t xml:space="preserve"> </w:t>
      </w:r>
      <w:r>
        <w:t>matrix is presented in Table S</w:t>
      </w:r>
      <w:r w:rsidR="00D63515">
        <w:t>6 below. Model coefficients for the other three models are presented in Table S7-</w:t>
      </w:r>
      <w:r w:rsidR="00546BA8">
        <w:t>S</w:t>
      </w:r>
      <w:r w:rsidR="00D63515">
        <w:t>9)</w:t>
      </w:r>
      <w:r w:rsidR="00514493">
        <w:t xml:space="preserve"> </w:t>
      </w:r>
    </w:p>
    <w:p w14:paraId="43E34903" w14:textId="77777777" w:rsidR="00F76718" w:rsidRPr="00F76718" w:rsidRDefault="00F76718" w:rsidP="00F76718">
      <w:pPr>
        <w:pStyle w:val="BodyText"/>
      </w:pPr>
    </w:p>
    <w:p w14:paraId="6DDABD2B" w14:textId="7393EB84" w:rsidR="0038090E" w:rsidRPr="0038090E" w:rsidRDefault="0038090E" w:rsidP="0038090E">
      <w:pPr>
        <w:spacing w:before="180" w:after="180"/>
        <w:rPr>
          <w:rFonts w:ascii="Times New Roman" w:eastAsia="Calibri" w:hAnsi="Times New Roman" w:cs="Times New Roman"/>
        </w:rPr>
      </w:pPr>
      <w:r w:rsidRPr="0038090E">
        <w:rPr>
          <w:rFonts w:ascii="Times New Roman" w:eastAsia="Calibri" w:hAnsi="Times New Roman" w:cs="Times New Roman"/>
          <w:b/>
          <w:bCs/>
        </w:rPr>
        <w:t>Table S</w:t>
      </w:r>
      <w:r w:rsidR="00547E7B">
        <w:rPr>
          <w:rFonts w:ascii="Times New Roman" w:eastAsia="Calibri" w:hAnsi="Times New Roman" w:cs="Times New Roman"/>
          <w:b/>
          <w:bCs/>
        </w:rPr>
        <w:t>6</w:t>
      </w:r>
      <w:r w:rsidRPr="0038090E">
        <w:rPr>
          <w:rFonts w:ascii="Times New Roman" w:eastAsia="Calibri" w:hAnsi="Times New Roman" w:cs="Times New Roman"/>
          <w:b/>
          <w:bCs/>
        </w:rPr>
        <w:t>.</w:t>
      </w:r>
      <w:r w:rsidRPr="0038090E">
        <w:rPr>
          <w:rFonts w:ascii="Times New Roman" w:eastAsia="Calibri" w:hAnsi="Times New Roman" w:cs="Times New Roman"/>
        </w:rPr>
        <w:t xml:space="preserve"> </w:t>
      </w:r>
      <w:r w:rsidRPr="0038090E">
        <w:rPr>
          <w:rFonts w:ascii="Times New Roman" w:eastAsia="Calibri" w:hAnsi="Times New Roman" w:cs="Times New Roman"/>
          <w:i/>
          <w:iCs/>
        </w:rPr>
        <w:t xml:space="preserve">G </w:t>
      </w:r>
      <w:r w:rsidRPr="0038090E">
        <w:rPr>
          <w:rFonts w:ascii="Times New Roman" w:eastAsia="Calibri" w:hAnsi="Times New Roman" w:cs="Times New Roman"/>
        </w:rPr>
        <w:t xml:space="preserve">and </w:t>
      </w:r>
      <w:r w:rsidRPr="0038090E">
        <w:rPr>
          <w:rFonts w:ascii="Times New Roman" w:eastAsia="Calibri" w:hAnsi="Times New Roman" w:cs="Times New Roman"/>
          <w:i/>
          <w:iCs/>
        </w:rPr>
        <w:t>M</w:t>
      </w:r>
      <w:r w:rsidRPr="0038090E">
        <w:rPr>
          <w:rFonts w:ascii="Times New Roman" w:eastAsia="Calibri" w:hAnsi="Times New Roman" w:cs="Times New Roman"/>
        </w:rPr>
        <w:t xml:space="preserve"> variance-covariance </w:t>
      </w:r>
      <w:r w:rsidR="00EA3A75">
        <w:rPr>
          <w:rFonts w:ascii="Times New Roman" w:eastAsia="Calibri" w:hAnsi="Times New Roman" w:cs="Times New Roman"/>
        </w:rPr>
        <w:t>/</w:t>
      </w:r>
      <w:r w:rsidR="00EA3A75" w:rsidRPr="0038090E">
        <w:rPr>
          <w:rFonts w:ascii="Times New Roman" w:eastAsia="Calibri" w:hAnsi="Times New Roman" w:cs="Times New Roman"/>
        </w:rPr>
        <w:t xml:space="preserve"> </w:t>
      </w:r>
      <w:r w:rsidRPr="0038090E">
        <w:rPr>
          <w:rFonts w:ascii="Times New Roman" w:eastAsia="Calibri" w:hAnsi="Times New Roman" w:cs="Times New Roman"/>
        </w:rPr>
        <w:t xml:space="preserve">correlation </w:t>
      </w:r>
      <w:r w:rsidR="00EA3A75">
        <w:rPr>
          <w:rFonts w:ascii="Times New Roman" w:eastAsia="Calibri" w:hAnsi="Times New Roman" w:cs="Times New Roman"/>
        </w:rPr>
        <w:t>matrices</w:t>
      </w:r>
      <w:r w:rsidR="00EA3A75" w:rsidRPr="0038090E">
        <w:rPr>
          <w:rFonts w:ascii="Times New Roman" w:eastAsia="Calibri" w:hAnsi="Times New Roman" w:cs="Times New Roman"/>
        </w:rPr>
        <w:t xml:space="preserve"> </w:t>
      </w:r>
      <w:r w:rsidRPr="0038090E">
        <w:rPr>
          <w:rFonts w:ascii="Times New Roman" w:eastAsia="Calibri" w:hAnsi="Times New Roman" w:cs="Times New Roman"/>
        </w:rPr>
        <w:t>between growth trajectory parameters (intercept, linear slope and quadratic slope) for the overall population (n</w:t>
      </w:r>
      <w:r w:rsidR="00AA0F39" w:rsidRPr="00AA0F39">
        <w:rPr>
          <w:rFonts w:ascii="Times New Roman" w:eastAsia="Calibri" w:hAnsi="Times New Roman" w:cs="Times New Roman"/>
          <w:vertAlign w:val="subscript"/>
        </w:rPr>
        <w:t>lizards</w:t>
      </w:r>
      <w:r w:rsidRPr="0038090E">
        <w:rPr>
          <w:rFonts w:ascii="Times New Roman" w:eastAsia="Calibri" w:hAnsi="Times New Roman" w:cs="Times New Roman"/>
        </w:rPr>
        <w:t xml:space="preserve"> = 261, n</w:t>
      </w:r>
      <w:r w:rsidRPr="0038090E">
        <w:rPr>
          <w:rFonts w:ascii="Times New Roman" w:eastAsia="Calibri" w:hAnsi="Times New Roman" w:cs="Times New Roman"/>
          <w:vertAlign w:val="subscript"/>
        </w:rPr>
        <w:t>obs</w:t>
      </w:r>
      <w:r w:rsidRPr="0038090E">
        <w:rPr>
          <w:rFonts w:ascii="Times New Roman" w:eastAsia="Calibri" w:hAnsi="Times New Roman" w:cs="Times New Roman"/>
        </w:rPr>
        <w:t xml:space="preserve"> = </w:t>
      </w:r>
      <w:r w:rsidR="00AA0F39" w:rsidRPr="00AA0F39">
        <w:rPr>
          <w:rFonts w:ascii="Times New Roman" w:hAnsi="Times New Roman" w:cs="Times New Roman"/>
        </w:rPr>
        <w:t>2926</w:t>
      </w:r>
      <w:r w:rsidRPr="0038090E">
        <w:rPr>
          <w:rFonts w:ascii="Times New Roman" w:eastAsia="Calibri" w:hAnsi="Times New Roman" w:cs="Times New Roman"/>
        </w:rPr>
        <w:t xml:space="preserve">). </w:t>
      </w:r>
      <w:r w:rsidRPr="0038090E">
        <w:rPr>
          <w:rFonts w:ascii="Times New Roman" w:eastAsia="Calibri" w:hAnsi="Times New Roman" w:cs="Times New Roman"/>
          <w:i/>
          <w:iCs/>
        </w:rPr>
        <w:t>PE</w:t>
      </w:r>
      <w:r w:rsidRPr="0038090E">
        <w:rPr>
          <w:rFonts w:ascii="Times New Roman" w:eastAsia="Calibri" w:hAnsi="Times New Roman" w:cs="Times New Roman"/>
        </w:rPr>
        <w:t xml:space="preserve"> </w:t>
      </w:r>
      <w:r>
        <w:rPr>
          <w:rFonts w:ascii="Times New Roman" w:eastAsia="Calibri" w:hAnsi="Times New Roman" w:cs="Times New Roman"/>
        </w:rPr>
        <w:t xml:space="preserve">and Residual </w:t>
      </w:r>
      <w:r w:rsidRPr="0038090E">
        <w:rPr>
          <w:rFonts w:ascii="Times New Roman" w:eastAsia="Calibri" w:hAnsi="Times New Roman" w:cs="Times New Roman"/>
        </w:rPr>
        <w:t xml:space="preserve">variance is also presented. Variances are represented along the </w:t>
      </w:r>
      <w:r w:rsidRPr="0038090E">
        <w:rPr>
          <w:rFonts w:ascii="Times New Roman" w:eastAsia="Calibri" w:hAnsi="Times New Roman" w:cs="Times New Roman"/>
        </w:rPr>
        <w:lastRenderedPageBreak/>
        <w:t xml:space="preserve">diagonal, covariances are represented in the upper triangle and correlations are represented in the lower triangle. Bolded estimates are significantly different from zero.  Values in the brackets represent the 95% credible intervals. </w:t>
      </w:r>
      <w:r w:rsidR="00046479" w:rsidRPr="00046479">
        <w:rPr>
          <w:rFonts w:ascii="Times New Roman" w:eastAsia="Calibri" w:hAnsi="Times New Roman" w:cs="Times New Roman"/>
        </w:rPr>
        <w:t>Note that residual variance slope is in SD units.</w:t>
      </w:r>
    </w:p>
    <w:tbl>
      <w:tblPr>
        <w:tblW w:w="0" w:type="auto"/>
        <w:tblInd w:w="619" w:type="dxa"/>
        <w:tblLook w:val="04A0" w:firstRow="1" w:lastRow="0" w:firstColumn="1" w:lastColumn="0" w:noHBand="0" w:noVBand="1"/>
      </w:tblPr>
      <w:tblGrid>
        <w:gridCol w:w="1769"/>
        <w:gridCol w:w="1936"/>
        <w:gridCol w:w="2336"/>
        <w:gridCol w:w="2443"/>
      </w:tblGrid>
      <w:tr w:rsidR="004A2EA0" w:rsidRPr="004A2EA0" w14:paraId="79DA9C54" w14:textId="77777777" w:rsidTr="003A6940">
        <w:trPr>
          <w:trHeight w:val="320"/>
        </w:trPr>
        <w:tc>
          <w:tcPr>
            <w:tcW w:w="0" w:type="auto"/>
            <w:gridSpan w:val="4"/>
            <w:tcBorders>
              <w:top w:val="nil"/>
              <w:left w:val="nil"/>
              <w:bottom w:val="single" w:sz="4" w:space="0" w:color="auto"/>
              <w:right w:val="nil"/>
            </w:tcBorders>
            <w:shd w:val="clear" w:color="auto" w:fill="auto"/>
            <w:noWrap/>
            <w:vAlign w:val="bottom"/>
            <w:hideMark/>
          </w:tcPr>
          <w:p w14:paraId="76A6D8DD" w14:textId="77777777" w:rsidR="004A2EA0" w:rsidRPr="004A2EA0" w:rsidRDefault="004A2EA0" w:rsidP="004A2EA0">
            <w:pPr>
              <w:spacing w:after="0"/>
              <w:jc w:val="center"/>
              <w:rPr>
                <w:rFonts w:ascii="Times New Roman" w:eastAsia="Times New Roman" w:hAnsi="Times New Roman" w:cs="Times New Roman"/>
                <w:i/>
                <w:iCs/>
                <w:color w:val="000000"/>
                <w:lang w:val="en-HK" w:eastAsia="en-GB"/>
              </w:rPr>
            </w:pPr>
            <w:r w:rsidRPr="004A2EA0">
              <w:rPr>
                <w:rFonts w:ascii="Times New Roman" w:eastAsia="Times New Roman" w:hAnsi="Times New Roman" w:cs="Times New Roman"/>
                <w:i/>
                <w:iCs/>
                <w:color w:val="000000"/>
                <w:lang w:val="en-HK" w:eastAsia="en-GB"/>
              </w:rPr>
              <w:t>G</w:t>
            </w:r>
          </w:p>
        </w:tc>
      </w:tr>
      <w:tr w:rsidR="004A2EA0" w:rsidRPr="004A2EA0" w14:paraId="52489D00" w14:textId="77777777" w:rsidTr="003A6940">
        <w:trPr>
          <w:trHeight w:val="320"/>
        </w:trPr>
        <w:tc>
          <w:tcPr>
            <w:tcW w:w="0" w:type="auto"/>
            <w:tcBorders>
              <w:top w:val="nil"/>
              <w:left w:val="nil"/>
              <w:bottom w:val="nil"/>
              <w:right w:val="nil"/>
            </w:tcBorders>
            <w:shd w:val="clear" w:color="auto" w:fill="auto"/>
            <w:noWrap/>
            <w:vAlign w:val="bottom"/>
            <w:hideMark/>
          </w:tcPr>
          <w:p w14:paraId="52AC4112" w14:textId="77777777" w:rsidR="004A2EA0" w:rsidRPr="004A2EA0" w:rsidRDefault="004A2EA0" w:rsidP="004A2EA0">
            <w:pPr>
              <w:spacing w:after="0"/>
              <w:jc w:val="center"/>
              <w:rPr>
                <w:rFonts w:ascii="Times New Roman" w:eastAsia="Times New Roman" w:hAnsi="Times New Roman" w:cs="Times New Roman"/>
                <w:i/>
                <w:iCs/>
                <w:color w:val="000000"/>
                <w:lang w:val="en-HK" w:eastAsia="en-GB"/>
              </w:rPr>
            </w:pPr>
          </w:p>
        </w:tc>
        <w:tc>
          <w:tcPr>
            <w:tcW w:w="0" w:type="auto"/>
            <w:tcBorders>
              <w:top w:val="nil"/>
              <w:left w:val="nil"/>
              <w:bottom w:val="single" w:sz="4" w:space="0" w:color="auto"/>
              <w:right w:val="nil"/>
            </w:tcBorders>
            <w:shd w:val="clear" w:color="auto" w:fill="auto"/>
            <w:noWrap/>
            <w:vAlign w:val="bottom"/>
            <w:hideMark/>
          </w:tcPr>
          <w:p w14:paraId="35492170"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Intercept</w:t>
            </w:r>
          </w:p>
        </w:tc>
        <w:tc>
          <w:tcPr>
            <w:tcW w:w="0" w:type="auto"/>
            <w:tcBorders>
              <w:top w:val="nil"/>
              <w:left w:val="nil"/>
              <w:bottom w:val="single" w:sz="4" w:space="0" w:color="auto"/>
              <w:right w:val="nil"/>
            </w:tcBorders>
            <w:shd w:val="clear" w:color="auto" w:fill="auto"/>
            <w:noWrap/>
            <w:vAlign w:val="bottom"/>
            <w:hideMark/>
          </w:tcPr>
          <w:p w14:paraId="51948D9E"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Linear Slope</w:t>
            </w:r>
          </w:p>
        </w:tc>
        <w:tc>
          <w:tcPr>
            <w:tcW w:w="0" w:type="auto"/>
            <w:tcBorders>
              <w:top w:val="nil"/>
              <w:left w:val="nil"/>
              <w:bottom w:val="single" w:sz="4" w:space="0" w:color="auto"/>
              <w:right w:val="nil"/>
            </w:tcBorders>
            <w:shd w:val="clear" w:color="auto" w:fill="auto"/>
            <w:noWrap/>
            <w:vAlign w:val="bottom"/>
            <w:hideMark/>
          </w:tcPr>
          <w:p w14:paraId="4B09CEA0"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Quadratic Slope</w:t>
            </w:r>
          </w:p>
        </w:tc>
      </w:tr>
      <w:tr w:rsidR="004A2EA0" w:rsidRPr="004A2EA0" w14:paraId="37397BDC" w14:textId="77777777" w:rsidTr="003A6940">
        <w:trPr>
          <w:trHeight w:val="680"/>
        </w:trPr>
        <w:tc>
          <w:tcPr>
            <w:tcW w:w="0" w:type="auto"/>
            <w:tcBorders>
              <w:top w:val="nil"/>
              <w:left w:val="nil"/>
              <w:bottom w:val="nil"/>
              <w:right w:val="nil"/>
            </w:tcBorders>
            <w:shd w:val="clear" w:color="auto" w:fill="auto"/>
            <w:noWrap/>
            <w:vAlign w:val="center"/>
            <w:hideMark/>
          </w:tcPr>
          <w:p w14:paraId="46BBF0C7"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Intercept</w:t>
            </w:r>
          </w:p>
        </w:tc>
        <w:tc>
          <w:tcPr>
            <w:tcW w:w="0" w:type="auto"/>
            <w:tcBorders>
              <w:top w:val="nil"/>
              <w:left w:val="nil"/>
              <w:bottom w:val="nil"/>
              <w:right w:val="nil"/>
            </w:tcBorders>
            <w:shd w:val="clear" w:color="auto" w:fill="auto"/>
            <w:vAlign w:val="center"/>
            <w:hideMark/>
          </w:tcPr>
          <w:p w14:paraId="3310CBB9" w14:textId="5CCFE044"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0.012 </w:t>
            </w:r>
            <w:r w:rsidRPr="004A2EA0">
              <w:rPr>
                <w:rFonts w:ascii="Times New Roman" w:eastAsia="Times New Roman" w:hAnsi="Times New Roman" w:cs="Times New Roman"/>
                <w:b/>
                <w:bCs/>
                <w:color w:val="000000"/>
                <w:lang w:val="en-HK" w:eastAsia="en-GB"/>
              </w:rPr>
              <w:br/>
              <w:t xml:space="preserve">(0.007 </w:t>
            </w:r>
            <w:r w:rsidR="000E55B9">
              <w:rPr>
                <w:rFonts w:ascii="Times New Roman" w:eastAsia="Times New Roman" w:hAnsi="Times New Roman" w:cs="Times New Roman"/>
                <w:b/>
                <w:bCs/>
                <w:color w:val="000000"/>
                <w:lang w:val="en-HK" w:eastAsia="en-GB"/>
              </w:rPr>
              <w:t>to</w:t>
            </w:r>
            <w:r w:rsidRPr="004A2EA0">
              <w:rPr>
                <w:rFonts w:ascii="Times New Roman" w:eastAsia="Times New Roman" w:hAnsi="Times New Roman" w:cs="Times New Roman"/>
                <w:b/>
                <w:bCs/>
                <w:color w:val="000000"/>
                <w:lang w:val="en-HK" w:eastAsia="en-GB"/>
              </w:rPr>
              <w:t xml:space="preserve"> 0.019)</w:t>
            </w:r>
          </w:p>
        </w:tc>
        <w:tc>
          <w:tcPr>
            <w:tcW w:w="0" w:type="auto"/>
            <w:tcBorders>
              <w:top w:val="nil"/>
              <w:left w:val="nil"/>
              <w:bottom w:val="nil"/>
              <w:right w:val="nil"/>
            </w:tcBorders>
            <w:shd w:val="clear" w:color="auto" w:fill="auto"/>
            <w:vAlign w:val="center"/>
            <w:hideMark/>
          </w:tcPr>
          <w:p w14:paraId="26645259" w14:textId="56FD57DF"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 xml:space="preserve">5.82e-05 </w:t>
            </w:r>
            <w:r w:rsidRPr="004A2EA0">
              <w:rPr>
                <w:rFonts w:ascii="Times New Roman" w:eastAsia="Times New Roman" w:hAnsi="Times New Roman" w:cs="Times New Roman"/>
                <w:color w:val="000000"/>
                <w:lang w:val="en-HK" w:eastAsia="en-GB"/>
              </w:rPr>
              <w:br/>
              <w:t>(-0.0030</w:t>
            </w:r>
            <w:r w:rsidRPr="000E55B9">
              <w:rPr>
                <w:rFonts w:ascii="Times New Roman" w:eastAsia="Times New Roman" w:hAnsi="Times New Roman" w:cs="Times New Roman"/>
                <w:b/>
                <w:bCs/>
                <w:color w:val="000000"/>
                <w:lang w:val="en-HK" w:eastAsia="en-GB"/>
              </w:rPr>
              <w:t xml:space="preserve">9 </w:t>
            </w:r>
            <w:r w:rsidR="000E55B9" w:rsidRPr="000E55B9">
              <w:rPr>
                <w:rFonts w:ascii="Times New Roman" w:eastAsia="Times New Roman" w:hAnsi="Times New Roman" w:cs="Times New Roman"/>
                <w:b/>
                <w:bCs/>
                <w:color w:val="000000"/>
                <w:lang w:val="en-HK" w:eastAsia="en-GB"/>
              </w:rPr>
              <w:t>to</w:t>
            </w:r>
            <w:r w:rsidRPr="000E55B9">
              <w:rPr>
                <w:rFonts w:ascii="Times New Roman" w:eastAsia="Times New Roman" w:hAnsi="Times New Roman" w:cs="Times New Roman"/>
                <w:b/>
                <w:bCs/>
                <w:color w:val="000000"/>
                <w:lang w:val="en-HK" w:eastAsia="en-GB"/>
              </w:rPr>
              <w:t xml:space="preserve"> 0</w:t>
            </w:r>
            <w:r w:rsidRPr="004A2EA0">
              <w:rPr>
                <w:rFonts w:ascii="Times New Roman" w:eastAsia="Times New Roman" w:hAnsi="Times New Roman" w:cs="Times New Roman"/>
                <w:color w:val="000000"/>
                <w:lang w:val="en-HK" w:eastAsia="en-GB"/>
              </w:rPr>
              <w:t>.00311)</w:t>
            </w:r>
          </w:p>
        </w:tc>
        <w:tc>
          <w:tcPr>
            <w:tcW w:w="0" w:type="auto"/>
            <w:tcBorders>
              <w:top w:val="nil"/>
              <w:left w:val="nil"/>
              <w:bottom w:val="nil"/>
              <w:right w:val="nil"/>
            </w:tcBorders>
            <w:shd w:val="clear" w:color="auto" w:fill="auto"/>
            <w:vAlign w:val="center"/>
            <w:hideMark/>
          </w:tcPr>
          <w:p w14:paraId="71B7E783" w14:textId="1AD361DE"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-0.00724 </w:t>
            </w:r>
            <w:r w:rsidRPr="004A2EA0">
              <w:rPr>
                <w:rFonts w:ascii="Times New Roman" w:eastAsia="Times New Roman" w:hAnsi="Times New Roman" w:cs="Times New Roman"/>
                <w:b/>
                <w:bCs/>
                <w:color w:val="000000"/>
                <w:lang w:val="en-HK" w:eastAsia="en-GB"/>
              </w:rPr>
              <w:br/>
              <w:t xml:space="preserve">(-0.0108 </w:t>
            </w:r>
            <w:r w:rsidR="000E55B9">
              <w:rPr>
                <w:rFonts w:ascii="Times New Roman" w:eastAsia="Times New Roman" w:hAnsi="Times New Roman" w:cs="Times New Roman"/>
                <w:b/>
                <w:bCs/>
                <w:color w:val="000000"/>
                <w:lang w:val="en-HK" w:eastAsia="en-GB"/>
              </w:rPr>
              <w:t>to</w:t>
            </w:r>
            <w:r w:rsidRPr="004A2EA0">
              <w:rPr>
                <w:rFonts w:ascii="Times New Roman" w:eastAsia="Times New Roman" w:hAnsi="Times New Roman" w:cs="Times New Roman"/>
                <w:b/>
                <w:bCs/>
                <w:color w:val="000000"/>
                <w:lang w:val="en-HK" w:eastAsia="en-GB"/>
              </w:rPr>
              <w:t xml:space="preserve"> -0.00416)</w:t>
            </w:r>
          </w:p>
        </w:tc>
      </w:tr>
      <w:tr w:rsidR="004A2EA0" w:rsidRPr="004A2EA0" w14:paraId="1A5C279B" w14:textId="77777777" w:rsidTr="003A6940">
        <w:trPr>
          <w:trHeight w:val="680"/>
        </w:trPr>
        <w:tc>
          <w:tcPr>
            <w:tcW w:w="0" w:type="auto"/>
            <w:tcBorders>
              <w:top w:val="nil"/>
              <w:left w:val="nil"/>
              <w:bottom w:val="nil"/>
              <w:right w:val="nil"/>
            </w:tcBorders>
            <w:shd w:val="clear" w:color="auto" w:fill="auto"/>
            <w:noWrap/>
            <w:vAlign w:val="center"/>
            <w:hideMark/>
          </w:tcPr>
          <w:p w14:paraId="335176B9"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Linear Slope</w:t>
            </w:r>
          </w:p>
        </w:tc>
        <w:tc>
          <w:tcPr>
            <w:tcW w:w="0" w:type="auto"/>
            <w:tcBorders>
              <w:top w:val="nil"/>
              <w:left w:val="nil"/>
              <w:bottom w:val="nil"/>
              <w:right w:val="nil"/>
            </w:tcBorders>
            <w:shd w:val="clear" w:color="auto" w:fill="auto"/>
            <w:vAlign w:val="center"/>
            <w:hideMark/>
          </w:tcPr>
          <w:p w14:paraId="57445BD7" w14:textId="6EEB8672"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 xml:space="preserve">0.00484 </w:t>
            </w:r>
            <w:r w:rsidRPr="004A2EA0">
              <w:rPr>
                <w:rFonts w:ascii="Times New Roman" w:eastAsia="Times New Roman" w:hAnsi="Times New Roman" w:cs="Times New Roman"/>
                <w:color w:val="000000"/>
                <w:lang w:val="en-HK" w:eastAsia="en-GB"/>
              </w:rPr>
              <w:br/>
              <w:t>(-0.237</w:t>
            </w:r>
            <w:r w:rsidRPr="000E55B9">
              <w:rPr>
                <w:rFonts w:ascii="Times New Roman" w:eastAsia="Times New Roman" w:hAnsi="Times New Roman" w:cs="Times New Roman"/>
                <w:color w:val="000000"/>
                <w:lang w:val="en-HK" w:eastAsia="en-GB"/>
              </w:rPr>
              <w:t xml:space="preserve"> </w:t>
            </w:r>
            <w:r w:rsidR="000E55B9" w:rsidRPr="000E55B9">
              <w:rPr>
                <w:rFonts w:ascii="Times New Roman" w:eastAsia="Times New Roman" w:hAnsi="Times New Roman" w:cs="Times New Roman"/>
                <w:color w:val="000000"/>
                <w:lang w:val="en-HK" w:eastAsia="en-GB"/>
              </w:rPr>
              <w:t>to</w:t>
            </w:r>
            <w:r w:rsidRPr="004A2EA0">
              <w:rPr>
                <w:rFonts w:ascii="Times New Roman" w:eastAsia="Times New Roman" w:hAnsi="Times New Roman" w:cs="Times New Roman"/>
                <w:color w:val="000000"/>
                <w:lang w:val="en-HK" w:eastAsia="en-GB"/>
              </w:rPr>
              <w:t xml:space="preserve"> 0.238)</w:t>
            </w:r>
          </w:p>
        </w:tc>
        <w:tc>
          <w:tcPr>
            <w:tcW w:w="0" w:type="auto"/>
            <w:tcBorders>
              <w:top w:val="nil"/>
              <w:left w:val="nil"/>
              <w:bottom w:val="nil"/>
              <w:right w:val="nil"/>
            </w:tcBorders>
            <w:shd w:val="clear" w:color="auto" w:fill="auto"/>
            <w:vAlign w:val="center"/>
            <w:hideMark/>
          </w:tcPr>
          <w:p w14:paraId="74842FA1" w14:textId="4D07EC1E"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0.014 </w:t>
            </w:r>
            <w:r w:rsidRPr="004A2EA0">
              <w:rPr>
                <w:rFonts w:ascii="Times New Roman" w:eastAsia="Times New Roman" w:hAnsi="Times New Roman" w:cs="Times New Roman"/>
                <w:b/>
                <w:bCs/>
                <w:color w:val="000000"/>
                <w:lang w:val="en-HK" w:eastAsia="en-GB"/>
              </w:rPr>
              <w:br/>
              <w:t xml:space="preserve">(0.01 </w:t>
            </w:r>
            <w:r w:rsidR="000E55B9">
              <w:rPr>
                <w:rFonts w:ascii="Times New Roman" w:eastAsia="Times New Roman" w:hAnsi="Times New Roman" w:cs="Times New Roman"/>
                <w:b/>
                <w:bCs/>
                <w:color w:val="000000"/>
                <w:lang w:val="en-HK" w:eastAsia="en-GB"/>
              </w:rPr>
              <w:t>to</w:t>
            </w:r>
            <w:r w:rsidRPr="004A2EA0">
              <w:rPr>
                <w:rFonts w:ascii="Times New Roman" w:eastAsia="Times New Roman" w:hAnsi="Times New Roman" w:cs="Times New Roman"/>
                <w:b/>
                <w:bCs/>
                <w:color w:val="000000"/>
                <w:lang w:val="en-HK" w:eastAsia="en-GB"/>
              </w:rPr>
              <w:t xml:space="preserve"> 0.019)</w:t>
            </w:r>
          </w:p>
        </w:tc>
        <w:tc>
          <w:tcPr>
            <w:tcW w:w="0" w:type="auto"/>
            <w:tcBorders>
              <w:top w:val="nil"/>
              <w:left w:val="nil"/>
              <w:bottom w:val="nil"/>
              <w:right w:val="nil"/>
            </w:tcBorders>
            <w:shd w:val="clear" w:color="auto" w:fill="auto"/>
            <w:vAlign w:val="center"/>
            <w:hideMark/>
          </w:tcPr>
          <w:p w14:paraId="0E241C3E" w14:textId="4B8A99E6"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0.0096 </w:t>
            </w:r>
            <w:r w:rsidRPr="004A2EA0">
              <w:rPr>
                <w:rFonts w:ascii="Times New Roman" w:eastAsia="Times New Roman" w:hAnsi="Times New Roman" w:cs="Times New Roman"/>
                <w:b/>
                <w:bCs/>
                <w:color w:val="000000"/>
                <w:lang w:val="en-HK" w:eastAsia="en-GB"/>
              </w:rPr>
              <w:br/>
              <w:t xml:space="preserve">(0.00645 </w:t>
            </w:r>
            <w:r w:rsidR="000E55B9">
              <w:rPr>
                <w:rFonts w:ascii="Times New Roman" w:eastAsia="Times New Roman" w:hAnsi="Times New Roman" w:cs="Times New Roman"/>
                <w:b/>
                <w:bCs/>
                <w:color w:val="000000"/>
                <w:lang w:val="en-HK" w:eastAsia="en-GB"/>
              </w:rPr>
              <w:t>to</w:t>
            </w:r>
            <w:r w:rsidRPr="004A2EA0">
              <w:rPr>
                <w:rFonts w:ascii="Times New Roman" w:eastAsia="Times New Roman" w:hAnsi="Times New Roman" w:cs="Times New Roman"/>
                <w:b/>
                <w:bCs/>
                <w:color w:val="000000"/>
                <w:lang w:val="en-HK" w:eastAsia="en-GB"/>
              </w:rPr>
              <w:t xml:space="preserve"> 0.0139)</w:t>
            </w:r>
          </w:p>
        </w:tc>
      </w:tr>
      <w:tr w:rsidR="004A2EA0" w:rsidRPr="004A2EA0" w14:paraId="72BE79FF" w14:textId="77777777" w:rsidTr="003A6940">
        <w:trPr>
          <w:trHeight w:val="1020"/>
        </w:trPr>
        <w:tc>
          <w:tcPr>
            <w:tcW w:w="0" w:type="auto"/>
            <w:tcBorders>
              <w:top w:val="nil"/>
              <w:left w:val="nil"/>
              <w:bottom w:val="nil"/>
              <w:right w:val="nil"/>
            </w:tcBorders>
            <w:shd w:val="clear" w:color="auto" w:fill="auto"/>
            <w:noWrap/>
            <w:vAlign w:val="center"/>
            <w:hideMark/>
          </w:tcPr>
          <w:p w14:paraId="5C6817CF"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Quadratic Slope</w:t>
            </w:r>
          </w:p>
        </w:tc>
        <w:tc>
          <w:tcPr>
            <w:tcW w:w="0" w:type="auto"/>
            <w:tcBorders>
              <w:top w:val="nil"/>
              <w:left w:val="nil"/>
              <w:bottom w:val="nil"/>
              <w:right w:val="nil"/>
            </w:tcBorders>
            <w:shd w:val="clear" w:color="auto" w:fill="auto"/>
            <w:vAlign w:val="center"/>
            <w:hideMark/>
          </w:tcPr>
          <w:p w14:paraId="20664A60" w14:textId="5E24607D"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-0.559 </w:t>
            </w:r>
            <w:r w:rsidRPr="004A2EA0">
              <w:rPr>
                <w:rFonts w:ascii="Times New Roman" w:eastAsia="Times New Roman" w:hAnsi="Times New Roman" w:cs="Times New Roman"/>
                <w:b/>
                <w:bCs/>
                <w:color w:val="000000"/>
                <w:lang w:val="en-HK" w:eastAsia="en-GB"/>
              </w:rPr>
              <w:br/>
              <w:t xml:space="preserve">(-0.751 </w:t>
            </w:r>
            <w:r w:rsidR="000E55B9">
              <w:rPr>
                <w:rFonts w:ascii="Times New Roman" w:eastAsia="Times New Roman" w:hAnsi="Times New Roman" w:cs="Times New Roman"/>
                <w:b/>
                <w:bCs/>
                <w:color w:val="000000"/>
                <w:lang w:val="en-HK" w:eastAsia="en-GB"/>
              </w:rPr>
              <w:t>to</w:t>
            </w:r>
            <w:r w:rsidRPr="004A2EA0">
              <w:rPr>
                <w:rFonts w:ascii="Times New Roman" w:eastAsia="Times New Roman" w:hAnsi="Times New Roman" w:cs="Times New Roman"/>
                <w:b/>
                <w:bCs/>
                <w:color w:val="000000"/>
                <w:lang w:val="en-HK" w:eastAsia="en-GB"/>
              </w:rPr>
              <w:t xml:space="preserve"> -0.362)</w:t>
            </w:r>
          </w:p>
        </w:tc>
        <w:tc>
          <w:tcPr>
            <w:tcW w:w="0" w:type="auto"/>
            <w:tcBorders>
              <w:top w:val="nil"/>
              <w:left w:val="nil"/>
              <w:bottom w:val="nil"/>
              <w:right w:val="nil"/>
            </w:tcBorders>
            <w:shd w:val="clear" w:color="auto" w:fill="auto"/>
            <w:vAlign w:val="center"/>
            <w:hideMark/>
          </w:tcPr>
          <w:p w14:paraId="0F40071D" w14:textId="0F80D75C"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0.689 </w:t>
            </w:r>
            <w:r w:rsidRPr="004A2EA0">
              <w:rPr>
                <w:rFonts w:ascii="Times New Roman" w:eastAsia="Times New Roman" w:hAnsi="Times New Roman" w:cs="Times New Roman"/>
                <w:b/>
                <w:bCs/>
                <w:color w:val="000000"/>
                <w:lang w:val="en-HK" w:eastAsia="en-GB"/>
              </w:rPr>
              <w:br/>
              <w:t xml:space="preserve">(0.549 </w:t>
            </w:r>
            <w:r w:rsidR="000E55B9">
              <w:rPr>
                <w:rFonts w:ascii="Times New Roman" w:eastAsia="Times New Roman" w:hAnsi="Times New Roman" w:cs="Times New Roman"/>
                <w:b/>
                <w:bCs/>
                <w:color w:val="000000"/>
                <w:lang w:val="en-HK" w:eastAsia="en-GB"/>
              </w:rPr>
              <w:t>to</w:t>
            </w:r>
            <w:r w:rsidRPr="004A2EA0">
              <w:rPr>
                <w:rFonts w:ascii="Times New Roman" w:eastAsia="Times New Roman" w:hAnsi="Times New Roman" w:cs="Times New Roman"/>
                <w:b/>
                <w:bCs/>
                <w:color w:val="000000"/>
                <w:lang w:val="en-HK" w:eastAsia="en-GB"/>
              </w:rPr>
              <w:t xml:space="preserve"> 0.81)</w:t>
            </w:r>
          </w:p>
        </w:tc>
        <w:tc>
          <w:tcPr>
            <w:tcW w:w="0" w:type="auto"/>
            <w:tcBorders>
              <w:top w:val="nil"/>
              <w:left w:val="nil"/>
              <w:bottom w:val="nil"/>
              <w:right w:val="nil"/>
            </w:tcBorders>
            <w:shd w:val="clear" w:color="auto" w:fill="auto"/>
            <w:vAlign w:val="center"/>
            <w:hideMark/>
          </w:tcPr>
          <w:p w14:paraId="265DACE4" w14:textId="16060522"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0.014 </w:t>
            </w:r>
            <w:r w:rsidRPr="004A2EA0">
              <w:rPr>
                <w:rFonts w:ascii="Times New Roman" w:eastAsia="Times New Roman" w:hAnsi="Times New Roman" w:cs="Times New Roman"/>
                <w:b/>
                <w:bCs/>
                <w:color w:val="000000"/>
                <w:lang w:val="en-HK" w:eastAsia="en-GB"/>
              </w:rPr>
              <w:br/>
              <w:t xml:space="preserve">(0.01 </w:t>
            </w:r>
            <w:r w:rsidR="000E55B9">
              <w:rPr>
                <w:rFonts w:ascii="Times New Roman" w:eastAsia="Times New Roman" w:hAnsi="Times New Roman" w:cs="Times New Roman"/>
                <w:b/>
                <w:bCs/>
                <w:color w:val="000000"/>
                <w:lang w:val="en-HK" w:eastAsia="en-GB"/>
              </w:rPr>
              <w:t>to</w:t>
            </w:r>
            <w:r w:rsidRPr="004A2EA0">
              <w:rPr>
                <w:rFonts w:ascii="Times New Roman" w:eastAsia="Times New Roman" w:hAnsi="Times New Roman" w:cs="Times New Roman"/>
                <w:b/>
                <w:bCs/>
                <w:color w:val="000000"/>
                <w:lang w:val="en-HK" w:eastAsia="en-GB"/>
              </w:rPr>
              <w:t xml:space="preserve"> 0.019)</w:t>
            </w:r>
          </w:p>
        </w:tc>
      </w:tr>
      <w:tr w:rsidR="004A2EA0" w:rsidRPr="004A2EA0" w14:paraId="128001F2" w14:textId="77777777" w:rsidTr="003A6940">
        <w:trPr>
          <w:trHeight w:val="320"/>
        </w:trPr>
        <w:tc>
          <w:tcPr>
            <w:tcW w:w="0" w:type="auto"/>
            <w:gridSpan w:val="4"/>
            <w:tcBorders>
              <w:top w:val="single" w:sz="4" w:space="0" w:color="auto"/>
              <w:left w:val="nil"/>
              <w:bottom w:val="single" w:sz="4" w:space="0" w:color="auto"/>
              <w:right w:val="nil"/>
            </w:tcBorders>
            <w:shd w:val="clear" w:color="auto" w:fill="auto"/>
            <w:noWrap/>
            <w:vAlign w:val="center"/>
            <w:hideMark/>
          </w:tcPr>
          <w:p w14:paraId="105B1D4E" w14:textId="77777777" w:rsidR="004A2EA0" w:rsidRPr="004A2EA0" w:rsidRDefault="004A2EA0" w:rsidP="004A2EA0">
            <w:pPr>
              <w:spacing w:after="0"/>
              <w:jc w:val="center"/>
              <w:rPr>
                <w:rFonts w:ascii="Times New Roman" w:eastAsia="Times New Roman" w:hAnsi="Times New Roman" w:cs="Times New Roman"/>
                <w:i/>
                <w:iCs/>
                <w:color w:val="000000"/>
                <w:lang w:val="en-HK" w:eastAsia="en-GB"/>
              </w:rPr>
            </w:pPr>
            <w:r w:rsidRPr="004A2EA0">
              <w:rPr>
                <w:rFonts w:ascii="Times New Roman" w:eastAsia="Times New Roman" w:hAnsi="Times New Roman" w:cs="Times New Roman"/>
                <w:i/>
                <w:iCs/>
                <w:color w:val="000000"/>
                <w:lang w:val="en-HK" w:eastAsia="en-GB"/>
              </w:rPr>
              <w:t>M</w:t>
            </w:r>
          </w:p>
        </w:tc>
      </w:tr>
      <w:tr w:rsidR="004A2EA0" w:rsidRPr="004A2EA0" w14:paraId="75B8A52E" w14:textId="77777777" w:rsidTr="003A6940">
        <w:trPr>
          <w:trHeight w:val="320"/>
        </w:trPr>
        <w:tc>
          <w:tcPr>
            <w:tcW w:w="0" w:type="auto"/>
            <w:tcBorders>
              <w:top w:val="nil"/>
              <w:left w:val="nil"/>
              <w:bottom w:val="nil"/>
              <w:right w:val="nil"/>
            </w:tcBorders>
            <w:shd w:val="clear" w:color="auto" w:fill="auto"/>
            <w:noWrap/>
            <w:vAlign w:val="center"/>
            <w:hideMark/>
          </w:tcPr>
          <w:p w14:paraId="53D754C3" w14:textId="77777777" w:rsidR="004A2EA0" w:rsidRPr="004A2EA0" w:rsidRDefault="004A2EA0" w:rsidP="004A2EA0">
            <w:pPr>
              <w:spacing w:after="0"/>
              <w:jc w:val="center"/>
              <w:rPr>
                <w:rFonts w:ascii="Times New Roman" w:eastAsia="Times New Roman" w:hAnsi="Times New Roman" w:cs="Times New Roman"/>
                <w:i/>
                <w:iCs/>
                <w:color w:val="000000"/>
                <w:lang w:val="en-HK" w:eastAsia="en-GB"/>
              </w:rPr>
            </w:pPr>
          </w:p>
        </w:tc>
        <w:tc>
          <w:tcPr>
            <w:tcW w:w="0" w:type="auto"/>
            <w:tcBorders>
              <w:top w:val="nil"/>
              <w:left w:val="nil"/>
              <w:bottom w:val="single" w:sz="4" w:space="0" w:color="auto"/>
              <w:right w:val="nil"/>
            </w:tcBorders>
            <w:shd w:val="clear" w:color="auto" w:fill="auto"/>
            <w:noWrap/>
            <w:vAlign w:val="center"/>
            <w:hideMark/>
          </w:tcPr>
          <w:p w14:paraId="06DBB15B"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Intercept</w:t>
            </w:r>
          </w:p>
        </w:tc>
        <w:tc>
          <w:tcPr>
            <w:tcW w:w="0" w:type="auto"/>
            <w:tcBorders>
              <w:top w:val="nil"/>
              <w:left w:val="nil"/>
              <w:bottom w:val="single" w:sz="4" w:space="0" w:color="auto"/>
              <w:right w:val="nil"/>
            </w:tcBorders>
            <w:shd w:val="clear" w:color="auto" w:fill="auto"/>
            <w:noWrap/>
            <w:vAlign w:val="center"/>
            <w:hideMark/>
          </w:tcPr>
          <w:p w14:paraId="352FB4D8"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Linear Slope</w:t>
            </w:r>
          </w:p>
        </w:tc>
        <w:tc>
          <w:tcPr>
            <w:tcW w:w="0" w:type="auto"/>
            <w:tcBorders>
              <w:top w:val="nil"/>
              <w:left w:val="nil"/>
              <w:bottom w:val="single" w:sz="4" w:space="0" w:color="auto"/>
              <w:right w:val="nil"/>
            </w:tcBorders>
            <w:shd w:val="clear" w:color="auto" w:fill="auto"/>
            <w:noWrap/>
            <w:vAlign w:val="center"/>
            <w:hideMark/>
          </w:tcPr>
          <w:p w14:paraId="02399292"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Quadratic Slope</w:t>
            </w:r>
          </w:p>
        </w:tc>
      </w:tr>
      <w:tr w:rsidR="004A2EA0" w:rsidRPr="004A2EA0" w14:paraId="4F791621" w14:textId="77777777" w:rsidTr="003A6940">
        <w:trPr>
          <w:trHeight w:val="680"/>
        </w:trPr>
        <w:tc>
          <w:tcPr>
            <w:tcW w:w="0" w:type="auto"/>
            <w:tcBorders>
              <w:top w:val="nil"/>
              <w:left w:val="nil"/>
              <w:bottom w:val="nil"/>
              <w:right w:val="nil"/>
            </w:tcBorders>
            <w:shd w:val="clear" w:color="auto" w:fill="auto"/>
            <w:noWrap/>
            <w:vAlign w:val="center"/>
            <w:hideMark/>
          </w:tcPr>
          <w:p w14:paraId="47A5D41E"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Intercept</w:t>
            </w:r>
          </w:p>
        </w:tc>
        <w:tc>
          <w:tcPr>
            <w:tcW w:w="0" w:type="auto"/>
            <w:tcBorders>
              <w:top w:val="nil"/>
              <w:left w:val="nil"/>
              <w:bottom w:val="nil"/>
              <w:right w:val="nil"/>
            </w:tcBorders>
            <w:shd w:val="clear" w:color="auto" w:fill="auto"/>
            <w:vAlign w:val="center"/>
            <w:hideMark/>
          </w:tcPr>
          <w:p w14:paraId="3FC75DC9" w14:textId="1071B1AD"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0.001 </w:t>
            </w:r>
            <w:r w:rsidRPr="004A2EA0">
              <w:rPr>
                <w:rFonts w:ascii="Times New Roman" w:eastAsia="Times New Roman" w:hAnsi="Times New Roman" w:cs="Times New Roman"/>
                <w:b/>
                <w:bCs/>
                <w:color w:val="000000"/>
                <w:lang w:val="en-HK" w:eastAsia="en-GB"/>
              </w:rPr>
              <w:br/>
              <w:t xml:space="preserve">(0 </w:t>
            </w:r>
            <w:r w:rsidR="000E55B9">
              <w:rPr>
                <w:rFonts w:ascii="Times New Roman" w:eastAsia="Times New Roman" w:hAnsi="Times New Roman" w:cs="Times New Roman"/>
                <w:b/>
                <w:bCs/>
                <w:color w:val="000000"/>
                <w:lang w:val="en-HK" w:eastAsia="en-GB"/>
              </w:rPr>
              <w:t>to</w:t>
            </w:r>
            <w:r w:rsidRPr="004A2EA0">
              <w:rPr>
                <w:rFonts w:ascii="Times New Roman" w:eastAsia="Times New Roman" w:hAnsi="Times New Roman" w:cs="Times New Roman"/>
                <w:b/>
                <w:bCs/>
                <w:color w:val="000000"/>
                <w:lang w:val="en-HK" w:eastAsia="en-GB"/>
              </w:rPr>
              <w:t xml:space="preserve"> 0.004)</w:t>
            </w:r>
          </w:p>
        </w:tc>
        <w:tc>
          <w:tcPr>
            <w:tcW w:w="0" w:type="auto"/>
            <w:tcBorders>
              <w:top w:val="nil"/>
              <w:left w:val="nil"/>
              <w:bottom w:val="nil"/>
              <w:right w:val="nil"/>
            </w:tcBorders>
            <w:shd w:val="clear" w:color="auto" w:fill="auto"/>
            <w:vAlign w:val="center"/>
            <w:hideMark/>
          </w:tcPr>
          <w:p w14:paraId="5E65CE85" w14:textId="649F2D4C"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 xml:space="preserve">-5.11e-05 </w:t>
            </w:r>
            <w:r w:rsidRPr="004A2EA0">
              <w:rPr>
                <w:rFonts w:ascii="Times New Roman" w:eastAsia="Times New Roman" w:hAnsi="Times New Roman" w:cs="Times New Roman"/>
                <w:color w:val="000000"/>
                <w:lang w:val="en-HK" w:eastAsia="en-GB"/>
              </w:rPr>
              <w:br/>
              <w:t xml:space="preserve">(-0.00175 </w:t>
            </w:r>
            <w:r w:rsidR="000E55B9" w:rsidRPr="000E55B9">
              <w:rPr>
                <w:rFonts w:ascii="Times New Roman" w:eastAsia="Times New Roman" w:hAnsi="Times New Roman" w:cs="Times New Roman"/>
                <w:color w:val="000000"/>
                <w:lang w:val="en-HK" w:eastAsia="en-GB"/>
              </w:rPr>
              <w:t>to</w:t>
            </w:r>
            <w:r w:rsidRPr="004A2EA0">
              <w:rPr>
                <w:rFonts w:ascii="Times New Roman" w:eastAsia="Times New Roman" w:hAnsi="Times New Roman" w:cs="Times New Roman"/>
                <w:color w:val="000000"/>
                <w:lang w:val="en-HK" w:eastAsia="en-GB"/>
              </w:rPr>
              <w:t xml:space="preserve"> 0.00165)</w:t>
            </w:r>
          </w:p>
        </w:tc>
        <w:tc>
          <w:tcPr>
            <w:tcW w:w="0" w:type="auto"/>
            <w:tcBorders>
              <w:top w:val="nil"/>
              <w:left w:val="nil"/>
              <w:bottom w:val="nil"/>
              <w:right w:val="nil"/>
            </w:tcBorders>
            <w:shd w:val="clear" w:color="auto" w:fill="auto"/>
            <w:vAlign w:val="center"/>
            <w:hideMark/>
          </w:tcPr>
          <w:p w14:paraId="02B0B0BE" w14:textId="24FF6203"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 xml:space="preserve">-0.000196 </w:t>
            </w:r>
            <w:r w:rsidRPr="004A2EA0">
              <w:rPr>
                <w:rFonts w:ascii="Times New Roman" w:eastAsia="Times New Roman" w:hAnsi="Times New Roman" w:cs="Times New Roman"/>
                <w:color w:val="000000"/>
                <w:lang w:val="en-HK" w:eastAsia="en-GB"/>
              </w:rPr>
              <w:br/>
              <w:t xml:space="preserve">(-0.00169 </w:t>
            </w:r>
            <w:r w:rsidR="000E55B9" w:rsidRPr="000E55B9">
              <w:rPr>
                <w:rFonts w:ascii="Times New Roman" w:eastAsia="Times New Roman" w:hAnsi="Times New Roman" w:cs="Times New Roman"/>
                <w:color w:val="000000"/>
                <w:lang w:val="en-HK" w:eastAsia="en-GB"/>
              </w:rPr>
              <w:t>to</w:t>
            </w:r>
            <w:r w:rsidRPr="004A2EA0">
              <w:rPr>
                <w:rFonts w:ascii="Times New Roman" w:eastAsia="Times New Roman" w:hAnsi="Times New Roman" w:cs="Times New Roman"/>
                <w:color w:val="000000"/>
                <w:lang w:val="en-HK" w:eastAsia="en-GB"/>
              </w:rPr>
              <w:t xml:space="preserve"> 0.000277)</w:t>
            </w:r>
          </w:p>
        </w:tc>
      </w:tr>
      <w:tr w:rsidR="004A2EA0" w:rsidRPr="004A2EA0" w14:paraId="193FB89A" w14:textId="77777777" w:rsidTr="003A6940">
        <w:trPr>
          <w:trHeight w:val="680"/>
        </w:trPr>
        <w:tc>
          <w:tcPr>
            <w:tcW w:w="0" w:type="auto"/>
            <w:tcBorders>
              <w:top w:val="nil"/>
              <w:left w:val="nil"/>
              <w:bottom w:val="nil"/>
              <w:right w:val="nil"/>
            </w:tcBorders>
            <w:shd w:val="clear" w:color="auto" w:fill="auto"/>
            <w:noWrap/>
            <w:vAlign w:val="center"/>
            <w:hideMark/>
          </w:tcPr>
          <w:p w14:paraId="7352D72A"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Linear Slope</w:t>
            </w:r>
          </w:p>
        </w:tc>
        <w:tc>
          <w:tcPr>
            <w:tcW w:w="0" w:type="auto"/>
            <w:tcBorders>
              <w:top w:val="nil"/>
              <w:left w:val="nil"/>
              <w:bottom w:val="nil"/>
              <w:right w:val="nil"/>
            </w:tcBorders>
            <w:shd w:val="clear" w:color="auto" w:fill="auto"/>
            <w:vAlign w:val="center"/>
            <w:hideMark/>
          </w:tcPr>
          <w:p w14:paraId="4C155BAC" w14:textId="39BB642E"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 xml:space="preserve">-0.0555 </w:t>
            </w:r>
            <w:r w:rsidRPr="004A2EA0">
              <w:rPr>
                <w:rFonts w:ascii="Times New Roman" w:eastAsia="Times New Roman" w:hAnsi="Times New Roman" w:cs="Times New Roman"/>
                <w:color w:val="000000"/>
                <w:lang w:val="en-HK" w:eastAsia="en-GB"/>
              </w:rPr>
              <w:br/>
              <w:t xml:space="preserve">(-0.844 </w:t>
            </w:r>
            <w:r w:rsidR="000E55B9" w:rsidRPr="000E55B9">
              <w:rPr>
                <w:rFonts w:ascii="Times New Roman" w:eastAsia="Times New Roman" w:hAnsi="Times New Roman" w:cs="Times New Roman"/>
                <w:color w:val="000000"/>
                <w:lang w:val="en-HK" w:eastAsia="en-GB"/>
              </w:rPr>
              <w:t>to</w:t>
            </w:r>
            <w:r w:rsidRPr="004A2EA0">
              <w:rPr>
                <w:rFonts w:ascii="Times New Roman" w:eastAsia="Times New Roman" w:hAnsi="Times New Roman" w:cs="Times New Roman"/>
                <w:color w:val="000000"/>
                <w:lang w:val="en-HK" w:eastAsia="en-GB"/>
              </w:rPr>
              <w:t xml:space="preserve"> 0.773)</w:t>
            </w:r>
          </w:p>
        </w:tc>
        <w:tc>
          <w:tcPr>
            <w:tcW w:w="0" w:type="auto"/>
            <w:tcBorders>
              <w:top w:val="nil"/>
              <w:left w:val="nil"/>
              <w:bottom w:val="nil"/>
              <w:right w:val="nil"/>
            </w:tcBorders>
            <w:shd w:val="clear" w:color="auto" w:fill="auto"/>
            <w:vAlign w:val="center"/>
            <w:hideMark/>
          </w:tcPr>
          <w:p w14:paraId="6A6AA13C" w14:textId="1D6A8876"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0.005 </w:t>
            </w:r>
            <w:r w:rsidRPr="004A2EA0">
              <w:rPr>
                <w:rFonts w:ascii="Times New Roman" w:eastAsia="Times New Roman" w:hAnsi="Times New Roman" w:cs="Times New Roman"/>
                <w:b/>
                <w:bCs/>
                <w:color w:val="000000"/>
                <w:lang w:val="en-HK" w:eastAsia="en-GB"/>
              </w:rPr>
              <w:br/>
              <w:t xml:space="preserve">(0.002 </w:t>
            </w:r>
            <w:r w:rsidR="000E55B9">
              <w:rPr>
                <w:rFonts w:ascii="Times New Roman" w:eastAsia="Times New Roman" w:hAnsi="Times New Roman" w:cs="Times New Roman"/>
                <w:b/>
                <w:bCs/>
                <w:color w:val="000000"/>
                <w:lang w:val="en-HK" w:eastAsia="en-GB"/>
              </w:rPr>
              <w:t>to</w:t>
            </w:r>
            <w:r w:rsidRPr="004A2EA0">
              <w:rPr>
                <w:rFonts w:ascii="Times New Roman" w:eastAsia="Times New Roman" w:hAnsi="Times New Roman" w:cs="Times New Roman"/>
                <w:b/>
                <w:bCs/>
                <w:color w:val="000000"/>
                <w:lang w:val="en-HK" w:eastAsia="en-GB"/>
              </w:rPr>
              <w:t xml:space="preserve"> 0.01)</w:t>
            </w:r>
          </w:p>
        </w:tc>
        <w:tc>
          <w:tcPr>
            <w:tcW w:w="0" w:type="auto"/>
            <w:tcBorders>
              <w:top w:val="nil"/>
              <w:left w:val="nil"/>
              <w:bottom w:val="nil"/>
              <w:right w:val="nil"/>
            </w:tcBorders>
            <w:shd w:val="clear" w:color="auto" w:fill="auto"/>
            <w:vAlign w:val="center"/>
            <w:hideMark/>
          </w:tcPr>
          <w:p w14:paraId="17B86D24" w14:textId="1942E2A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 xml:space="preserve">5.78e-05 </w:t>
            </w:r>
            <w:r w:rsidRPr="004A2EA0">
              <w:rPr>
                <w:rFonts w:ascii="Times New Roman" w:eastAsia="Times New Roman" w:hAnsi="Times New Roman" w:cs="Times New Roman"/>
                <w:color w:val="000000"/>
                <w:lang w:val="en-HK" w:eastAsia="en-GB"/>
              </w:rPr>
              <w:br/>
              <w:t xml:space="preserve">(-0.00114 </w:t>
            </w:r>
            <w:r w:rsidR="000E55B9" w:rsidRPr="000E55B9">
              <w:rPr>
                <w:rFonts w:ascii="Times New Roman" w:eastAsia="Times New Roman" w:hAnsi="Times New Roman" w:cs="Times New Roman"/>
                <w:color w:val="000000"/>
                <w:lang w:val="en-HK" w:eastAsia="en-GB"/>
              </w:rPr>
              <w:t>to</w:t>
            </w:r>
            <w:r w:rsidRPr="004A2EA0">
              <w:rPr>
                <w:rFonts w:ascii="Times New Roman" w:eastAsia="Times New Roman" w:hAnsi="Times New Roman" w:cs="Times New Roman"/>
                <w:color w:val="000000"/>
                <w:lang w:val="en-HK" w:eastAsia="en-GB"/>
              </w:rPr>
              <w:t xml:space="preserve"> 0.00176)</w:t>
            </w:r>
          </w:p>
        </w:tc>
      </w:tr>
      <w:tr w:rsidR="004A2EA0" w:rsidRPr="004A2EA0" w14:paraId="55CDEE69" w14:textId="77777777" w:rsidTr="003A6940">
        <w:trPr>
          <w:trHeight w:val="680"/>
        </w:trPr>
        <w:tc>
          <w:tcPr>
            <w:tcW w:w="0" w:type="auto"/>
            <w:tcBorders>
              <w:top w:val="nil"/>
              <w:left w:val="nil"/>
              <w:bottom w:val="single" w:sz="4" w:space="0" w:color="auto"/>
              <w:right w:val="nil"/>
            </w:tcBorders>
            <w:shd w:val="clear" w:color="auto" w:fill="auto"/>
            <w:noWrap/>
            <w:vAlign w:val="center"/>
            <w:hideMark/>
          </w:tcPr>
          <w:p w14:paraId="3C999A1A" w14:textId="77777777"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Quadratic Slope</w:t>
            </w:r>
          </w:p>
        </w:tc>
        <w:tc>
          <w:tcPr>
            <w:tcW w:w="0" w:type="auto"/>
            <w:tcBorders>
              <w:top w:val="nil"/>
              <w:left w:val="nil"/>
              <w:bottom w:val="nil"/>
              <w:right w:val="nil"/>
            </w:tcBorders>
            <w:shd w:val="clear" w:color="auto" w:fill="auto"/>
            <w:vAlign w:val="center"/>
            <w:hideMark/>
          </w:tcPr>
          <w:p w14:paraId="6BB9AD16" w14:textId="583BA16D"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 xml:space="preserve">-0.181 </w:t>
            </w:r>
            <w:r w:rsidRPr="004A2EA0">
              <w:rPr>
                <w:rFonts w:ascii="Times New Roman" w:eastAsia="Times New Roman" w:hAnsi="Times New Roman" w:cs="Times New Roman"/>
                <w:color w:val="000000"/>
                <w:lang w:val="en-HK" w:eastAsia="en-GB"/>
              </w:rPr>
              <w:br/>
              <w:t xml:space="preserve">(-0.937 </w:t>
            </w:r>
            <w:r w:rsidR="000E55B9" w:rsidRPr="000E55B9">
              <w:rPr>
                <w:rFonts w:ascii="Times New Roman" w:eastAsia="Times New Roman" w:hAnsi="Times New Roman" w:cs="Times New Roman"/>
                <w:color w:val="000000"/>
                <w:lang w:val="en-HK" w:eastAsia="en-GB"/>
              </w:rPr>
              <w:t>to</w:t>
            </w:r>
            <w:r w:rsidRPr="004A2EA0">
              <w:rPr>
                <w:rFonts w:ascii="Times New Roman" w:eastAsia="Times New Roman" w:hAnsi="Times New Roman" w:cs="Times New Roman"/>
                <w:color w:val="000000"/>
                <w:lang w:val="en-HK" w:eastAsia="en-GB"/>
              </w:rPr>
              <w:t xml:space="preserve"> 0.799)</w:t>
            </w:r>
          </w:p>
        </w:tc>
        <w:tc>
          <w:tcPr>
            <w:tcW w:w="0" w:type="auto"/>
            <w:tcBorders>
              <w:top w:val="nil"/>
              <w:left w:val="nil"/>
              <w:bottom w:val="nil"/>
              <w:right w:val="nil"/>
            </w:tcBorders>
            <w:shd w:val="clear" w:color="auto" w:fill="auto"/>
            <w:vAlign w:val="center"/>
            <w:hideMark/>
          </w:tcPr>
          <w:p w14:paraId="4D32166F" w14:textId="655EA582" w:rsidR="004A2EA0" w:rsidRPr="004A2EA0" w:rsidRDefault="004A2EA0" w:rsidP="004A2EA0">
            <w:pPr>
              <w:spacing w:after="0"/>
              <w:jc w:val="center"/>
              <w:rPr>
                <w:rFonts w:ascii="Times New Roman" w:eastAsia="Times New Roman" w:hAnsi="Times New Roman" w:cs="Times New Roman"/>
                <w:color w:val="000000"/>
                <w:lang w:val="en-HK" w:eastAsia="en-GB"/>
              </w:rPr>
            </w:pPr>
            <w:r w:rsidRPr="004A2EA0">
              <w:rPr>
                <w:rFonts w:ascii="Times New Roman" w:eastAsia="Times New Roman" w:hAnsi="Times New Roman" w:cs="Times New Roman"/>
                <w:color w:val="000000"/>
                <w:lang w:val="en-HK" w:eastAsia="en-GB"/>
              </w:rPr>
              <w:t xml:space="preserve">-0.0121 </w:t>
            </w:r>
            <w:r w:rsidRPr="004A2EA0">
              <w:rPr>
                <w:rFonts w:ascii="Times New Roman" w:eastAsia="Times New Roman" w:hAnsi="Times New Roman" w:cs="Times New Roman"/>
                <w:color w:val="000000"/>
                <w:lang w:val="en-HK" w:eastAsia="en-GB"/>
              </w:rPr>
              <w:br/>
              <w:t xml:space="preserve">(-0.865 </w:t>
            </w:r>
            <w:r w:rsidR="000E55B9" w:rsidRPr="000E55B9">
              <w:rPr>
                <w:rFonts w:ascii="Times New Roman" w:eastAsia="Times New Roman" w:hAnsi="Times New Roman" w:cs="Times New Roman"/>
                <w:color w:val="000000"/>
                <w:lang w:val="en-HK" w:eastAsia="en-GB"/>
              </w:rPr>
              <w:t>to</w:t>
            </w:r>
            <w:r w:rsidRPr="004A2EA0">
              <w:rPr>
                <w:rFonts w:ascii="Times New Roman" w:eastAsia="Times New Roman" w:hAnsi="Times New Roman" w:cs="Times New Roman"/>
                <w:color w:val="000000"/>
                <w:lang w:val="en-HK" w:eastAsia="en-GB"/>
              </w:rPr>
              <w:t xml:space="preserve"> 0.845)</w:t>
            </w:r>
          </w:p>
        </w:tc>
        <w:tc>
          <w:tcPr>
            <w:tcW w:w="0" w:type="auto"/>
            <w:tcBorders>
              <w:top w:val="nil"/>
              <w:left w:val="nil"/>
              <w:bottom w:val="nil"/>
              <w:right w:val="nil"/>
            </w:tcBorders>
            <w:shd w:val="clear" w:color="auto" w:fill="auto"/>
            <w:vAlign w:val="center"/>
            <w:hideMark/>
          </w:tcPr>
          <w:p w14:paraId="15937A77" w14:textId="32F53304"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0 </w:t>
            </w:r>
            <w:r w:rsidRPr="004A2EA0">
              <w:rPr>
                <w:rFonts w:ascii="Times New Roman" w:eastAsia="Times New Roman" w:hAnsi="Times New Roman" w:cs="Times New Roman"/>
                <w:b/>
                <w:bCs/>
                <w:color w:val="000000"/>
                <w:lang w:val="en-HK" w:eastAsia="en-GB"/>
              </w:rPr>
              <w:br/>
              <w:t xml:space="preserve">(0 </w:t>
            </w:r>
            <w:r w:rsidR="000E55B9">
              <w:rPr>
                <w:rFonts w:ascii="Times New Roman" w:eastAsia="Times New Roman" w:hAnsi="Times New Roman" w:cs="Times New Roman"/>
                <w:b/>
                <w:bCs/>
                <w:color w:val="000000"/>
                <w:lang w:val="en-HK" w:eastAsia="en-GB"/>
              </w:rPr>
              <w:t>to</w:t>
            </w:r>
            <w:r w:rsidRPr="004A2EA0">
              <w:rPr>
                <w:rFonts w:ascii="Times New Roman" w:eastAsia="Times New Roman" w:hAnsi="Times New Roman" w:cs="Times New Roman"/>
                <w:b/>
                <w:bCs/>
                <w:color w:val="000000"/>
                <w:lang w:val="en-HK" w:eastAsia="en-GB"/>
              </w:rPr>
              <w:t xml:space="preserve"> 0.002)</w:t>
            </w:r>
          </w:p>
        </w:tc>
      </w:tr>
      <w:tr w:rsidR="004A2EA0" w:rsidRPr="004A2EA0" w14:paraId="78BFF183" w14:textId="77777777" w:rsidTr="003A6940">
        <w:trPr>
          <w:trHeight w:val="320"/>
        </w:trPr>
        <w:tc>
          <w:tcPr>
            <w:tcW w:w="0" w:type="auto"/>
            <w:gridSpan w:val="2"/>
            <w:tcBorders>
              <w:top w:val="single" w:sz="4" w:space="0" w:color="auto"/>
              <w:left w:val="nil"/>
              <w:bottom w:val="single" w:sz="4" w:space="0" w:color="auto"/>
              <w:right w:val="nil"/>
            </w:tcBorders>
            <w:shd w:val="clear" w:color="auto" w:fill="auto"/>
            <w:noWrap/>
            <w:vAlign w:val="bottom"/>
            <w:hideMark/>
          </w:tcPr>
          <w:p w14:paraId="58402169" w14:textId="77777777" w:rsidR="004A2EA0" w:rsidRPr="004A2EA0" w:rsidRDefault="004A2EA0" w:rsidP="004A2EA0">
            <w:pPr>
              <w:spacing w:after="0"/>
              <w:jc w:val="center"/>
              <w:rPr>
                <w:rFonts w:ascii="Times New Roman" w:eastAsia="Times New Roman" w:hAnsi="Times New Roman" w:cs="Times New Roman"/>
                <w:i/>
                <w:iCs/>
                <w:color w:val="000000"/>
                <w:lang w:val="en-HK" w:eastAsia="en-GB"/>
              </w:rPr>
            </w:pPr>
            <w:r w:rsidRPr="004A2EA0">
              <w:rPr>
                <w:rFonts w:ascii="Times New Roman" w:eastAsia="Times New Roman" w:hAnsi="Times New Roman" w:cs="Times New Roman"/>
                <w:i/>
                <w:iCs/>
                <w:color w:val="000000"/>
                <w:lang w:val="en-HK" w:eastAsia="en-GB"/>
              </w:rPr>
              <w:t>PE</w:t>
            </w:r>
          </w:p>
        </w:tc>
        <w:tc>
          <w:tcPr>
            <w:tcW w:w="0" w:type="auto"/>
            <w:tcBorders>
              <w:top w:val="single" w:sz="4" w:space="0" w:color="auto"/>
              <w:left w:val="nil"/>
              <w:bottom w:val="single" w:sz="4" w:space="0" w:color="auto"/>
              <w:right w:val="nil"/>
            </w:tcBorders>
            <w:shd w:val="clear" w:color="auto" w:fill="auto"/>
            <w:noWrap/>
            <w:vAlign w:val="bottom"/>
            <w:hideMark/>
          </w:tcPr>
          <w:p w14:paraId="2F4EAF3C" w14:textId="77777777" w:rsidR="004A2EA0" w:rsidRPr="004A2EA0" w:rsidRDefault="004A2EA0" w:rsidP="004A2EA0">
            <w:pPr>
              <w:spacing w:after="0"/>
              <w:jc w:val="center"/>
              <w:rPr>
                <w:rFonts w:ascii="Times New Roman" w:eastAsia="Times New Roman" w:hAnsi="Times New Roman" w:cs="Times New Roman"/>
                <w:i/>
                <w:iCs/>
                <w:color w:val="000000"/>
                <w:lang w:val="en-HK" w:eastAsia="en-GB"/>
              </w:rPr>
            </w:pPr>
            <w:r w:rsidRPr="004A2EA0">
              <w:rPr>
                <w:rFonts w:ascii="Times New Roman" w:eastAsia="Times New Roman" w:hAnsi="Times New Roman" w:cs="Times New Roman"/>
                <w:i/>
                <w:iCs/>
                <w:color w:val="000000"/>
                <w:lang w:val="en-HK" w:eastAsia="en-GB"/>
              </w:rPr>
              <w:t>Residual</w:t>
            </w:r>
          </w:p>
        </w:tc>
        <w:tc>
          <w:tcPr>
            <w:tcW w:w="0" w:type="auto"/>
            <w:tcBorders>
              <w:top w:val="single" w:sz="4" w:space="0" w:color="auto"/>
              <w:left w:val="nil"/>
              <w:bottom w:val="single" w:sz="4" w:space="0" w:color="auto"/>
              <w:right w:val="nil"/>
            </w:tcBorders>
            <w:shd w:val="clear" w:color="auto" w:fill="auto"/>
            <w:noWrap/>
            <w:vAlign w:val="bottom"/>
            <w:hideMark/>
          </w:tcPr>
          <w:p w14:paraId="78A54E76" w14:textId="77777777" w:rsidR="004A2EA0" w:rsidRPr="004A2EA0" w:rsidRDefault="004A2EA0" w:rsidP="004A2EA0">
            <w:pPr>
              <w:spacing w:after="0"/>
              <w:jc w:val="center"/>
              <w:rPr>
                <w:rFonts w:ascii="Times New Roman" w:eastAsia="Times New Roman" w:hAnsi="Times New Roman" w:cs="Times New Roman"/>
                <w:i/>
                <w:iCs/>
                <w:color w:val="000000"/>
                <w:lang w:val="en-HK" w:eastAsia="en-GB"/>
              </w:rPr>
            </w:pPr>
            <w:r w:rsidRPr="004A2EA0">
              <w:rPr>
                <w:rFonts w:ascii="Times New Roman" w:eastAsia="Times New Roman" w:hAnsi="Times New Roman" w:cs="Times New Roman"/>
                <w:i/>
                <w:iCs/>
                <w:color w:val="000000"/>
                <w:lang w:val="en-HK" w:eastAsia="en-GB"/>
              </w:rPr>
              <w:t>Residual Slope (SD)</w:t>
            </w:r>
          </w:p>
        </w:tc>
      </w:tr>
      <w:tr w:rsidR="004A2EA0" w:rsidRPr="004A2EA0" w14:paraId="05490742" w14:textId="77777777" w:rsidTr="003A6940">
        <w:trPr>
          <w:trHeight w:val="680"/>
        </w:trPr>
        <w:tc>
          <w:tcPr>
            <w:tcW w:w="0" w:type="auto"/>
            <w:gridSpan w:val="2"/>
            <w:tcBorders>
              <w:top w:val="single" w:sz="4" w:space="0" w:color="auto"/>
              <w:left w:val="nil"/>
              <w:bottom w:val="single" w:sz="4" w:space="0" w:color="auto"/>
              <w:right w:val="nil"/>
            </w:tcBorders>
            <w:shd w:val="clear" w:color="auto" w:fill="auto"/>
            <w:vAlign w:val="center"/>
            <w:hideMark/>
          </w:tcPr>
          <w:p w14:paraId="76A1171D" w14:textId="77777777"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0.00333</w:t>
            </w:r>
            <w:r w:rsidRPr="004A2EA0">
              <w:rPr>
                <w:rFonts w:ascii="Times New Roman" w:eastAsia="Times New Roman" w:hAnsi="Times New Roman" w:cs="Times New Roman"/>
                <w:b/>
                <w:bCs/>
                <w:color w:val="000000"/>
                <w:lang w:val="en-HK" w:eastAsia="en-GB"/>
              </w:rPr>
              <w:br/>
              <w:t>(0.000317- 0.00653)</w:t>
            </w:r>
          </w:p>
        </w:tc>
        <w:tc>
          <w:tcPr>
            <w:tcW w:w="0" w:type="auto"/>
            <w:tcBorders>
              <w:top w:val="nil"/>
              <w:left w:val="nil"/>
              <w:bottom w:val="single" w:sz="4" w:space="0" w:color="auto"/>
              <w:right w:val="nil"/>
            </w:tcBorders>
            <w:shd w:val="clear" w:color="auto" w:fill="auto"/>
            <w:vAlign w:val="bottom"/>
            <w:hideMark/>
          </w:tcPr>
          <w:p w14:paraId="1D009C5D" w14:textId="77777777"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 xml:space="preserve">4.36 </w:t>
            </w:r>
            <w:r w:rsidRPr="004A2EA0">
              <w:rPr>
                <w:rFonts w:ascii="Times New Roman" w:eastAsia="Times New Roman" w:hAnsi="Times New Roman" w:cs="Times New Roman"/>
                <w:b/>
                <w:bCs/>
                <w:color w:val="000000"/>
                <w:lang w:val="en-HK" w:eastAsia="en-GB"/>
              </w:rPr>
              <w:br/>
              <w:t>(4.23 - 4.48)</w:t>
            </w:r>
          </w:p>
        </w:tc>
        <w:tc>
          <w:tcPr>
            <w:tcW w:w="0" w:type="auto"/>
            <w:tcBorders>
              <w:top w:val="nil"/>
              <w:left w:val="nil"/>
              <w:bottom w:val="single" w:sz="4" w:space="0" w:color="auto"/>
              <w:right w:val="nil"/>
            </w:tcBorders>
            <w:shd w:val="clear" w:color="auto" w:fill="auto"/>
            <w:vAlign w:val="bottom"/>
            <w:hideMark/>
          </w:tcPr>
          <w:p w14:paraId="3B7B53C2" w14:textId="77777777" w:rsidR="004A2EA0" w:rsidRPr="004A2EA0" w:rsidRDefault="004A2EA0" w:rsidP="004A2EA0">
            <w:pPr>
              <w:spacing w:after="0"/>
              <w:jc w:val="center"/>
              <w:rPr>
                <w:rFonts w:ascii="Times New Roman" w:eastAsia="Times New Roman" w:hAnsi="Times New Roman" w:cs="Times New Roman"/>
                <w:b/>
                <w:bCs/>
                <w:color w:val="000000"/>
                <w:lang w:val="en-HK" w:eastAsia="en-GB"/>
              </w:rPr>
            </w:pPr>
            <w:r w:rsidRPr="004A2EA0">
              <w:rPr>
                <w:rFonts w:ascii="Times New Roman" w:eastAsia="Times New Roman" w:hAnsi="Times New Roman" w:cs="Times New Roman"/>
                <w:b/>
                <w:bCs/>
                <w:color w:val="000000"/>
                <w:lang w:val="en-HK" w:eastAsia="en-GB"/>
              </w:rPr>
              <w:t>-0.0483</w:t>
            </w:r>
            <w:r w:rsidRPr="004A2EA0">
              <w:rPr>
                <w:rFonts w:ascii="Times New Roman" w:eastAsia="Times New Roman" w:hAnsi="Times New Roman" w:cs="Times New Roman"/>
                <w:b/>
                <w:bCs/>
                <w:color w:val="000000"/>
                <w:lang w:val="en-HK" w:eastAsia="en-GB"/>
              </w:rPr>
              <w:br/>
              <w:t>(-0.0852 - -0.0105)</w:t>
            </w:r>
          </w:p>
        </w:tc>
      </w:tr>
    </w:tbl>
    <w:p w14:paraId="6EA9577B" w14:textId="77777777" w:rsidR="00F76718" w:rsidRDefault="00F76718" w:rsidP="00F76718"/>
    <w:p w14:paraId="64C835A0" w14:textId="1644158A" w:rsidR="00AA0F39" w:rsidRPr="00AA0F39" w:rsidRDefault="00F76718" w:rsidP="00AA0F39">
      <w:pPr>
        <w:pStyle w:val="BodyText"/>
      </w:pPr>
      <w:r w:rsidRPr="00AA0F39">
        <w:rPr>
          <w:rFonts w:cs="Times New Roman"/>
          <w:b/>
          <w:bCs/>
        </w:rPr>
        <w:t>Table S</w:t>
      </w:r>
      <w:r w:rsidR="00547E7B">
        <w:rPr>
          <w:rFonts w:cs="Times New Roman"/>
          <w:b/>
          <w:bCs/>
        </w:rPr>
        <w:t>7</w:t>
      </w:r>
      <w:r w:rsidRPr="00AA0F39">
        <w:rPr>
          <w:rFonts w:cs="Times New Roman"/>
        </w:rPr>
        <w:t xml:space="preserve"> </w:t>
      </w:r>
      <w:r w:rsidR="002B204B" w:rsidRPr="00AA0F39">
        <w:t>E</w:t>
      </w:r>
      <w:r w:rsidRPr="00AA0F39">
        <w:t xml:space="preserve">stimates from model with interaction between treatment and age (linear growth rate) only. Bolded estimates are significantly different from zero. * indicates that value is above zero prior to rounding. nobs = </w:t>
      </w:r>
      <w:r w:rsidR="00AA0F39" w:rsidRPr="00AA0F39">
        <w:t>2926</w:t>
      </w:r>
      <w:r w:rsidRPr="00AA0F39">
        <w:t>. G is the additive genetic variance, M is maternal effects. r is the correlation between variance components.</w:t>
      </w:r>
      <w:r w:rsidR="0036234B" w:rsidRPr="00AA0F39">
        <w:t xml:space="preserve"> </w:t>
      </w:r>
      <w:r w:rsidR="00AA0F39" w:rsidRPr="00AA0F39">
        <w:t>Age measured in days was z-transformed (mean = 361.34, SD = 185.16)</w:t>
      </w:r>
    </w:p>
    <w:p w14:paraId="0B6860BE" w14:textId="6FBE1D81" w:rsidR="004C33D6" w:rsidRDefault="004C33D6" w:rsidP="00F76718">
      <w:pPr>
        <w:pStyle w:val="TableCaption"/>
        <w:rPr>
          <w:rFonts w:ascii="Times New Roman" w:hAnsi="Times New Roman" w:cs="Times New Roman"/>
          <w:i w:val="0"/>
          <w:iCs/>
        </w:rPr>
      </w:pPr>
    </w:p>
    <w:tbl>
      <w:tblPr>
        <w:tblStyle w:val="Table"/>
        <w:tblW w:w="4097" w:type="pct"/>
        <w:tblInd w:w="763" w:type="dxa"/>
        <w:tblLook w:val="07E0" w:firstRow="1" w:lastRow="1" w:firstColumn="1" w:lastColumn="1" w:noHBand="1" w:noVBand="1"/>
      </w:tblPr>
      <w:tblGrid>
        <w:gridCol w:w="3714"/>
        <w:gridCol w:w="1596"/>
        <w:gridCol w:w="1274"/>
        <w:gridCol w:w="1263"/>
      </w:tblGrid>
      <w:tr w:rsidR="00F76718" w14:paraId="5BD14C37" w14:textId="77777777" w:rsidTr="00F76718">
        <w:tc>
          <w:tcPr>
            <w:tcW w:w="0" w:type="auto"/>
            <w:tcBorders>
              <w:bottom w:val="single" w:sz="0" w:space="0" w:color="auto"/>
            </w:tcBorders>
            <w:vAlign w:val="bottom"/>
          </w:tcPr>
          <w:p w14:paraId="068F03BD" w14:textId="77777777" w:rsidR="00F76718" w:rsidRDefault="00F76718" w:rsidP="00E56BA9">
            <w:pPr>
              <w:pStyle w:val="Compact"/>
            </w:pPr>
            <w:r>
              <w:t>Parameter</w:t>
            </w:r>
          </w:p>
        </w:tc>
        <w:tc>
          <w:tcPr>
            <w:tcW w:w="0" w:type="auto"/>
            <w:tcBorders>
              <w:bottom w:val="single" w:sz="0" w:space="0" w:color="auto"/>
            </w:tcBorders>
            <w:vAlign w:val="bottom"/>
          </w:tcPr>
          <w:p w14:paraId="378F2B86" w14:textId="77777777" w:rsidR="00F76718" w:rsidRDefault="00F76718" w:rsidP="00E56BA9">
            <w:pPr>
              <w:pStyle w:val="Compact"/>
              <w:jc w:val="center"/>
            </w:pPr>
            <w:r>
              <w:t>Estimate</w:t>
            </w:r>
          </w:p>
        </w:tc>
        <w:tc>
          <w:tcPr>
            <w:tcW w:w="0" w:type="auto"/>
            <w:tcBorders>
              <w:bottom w:val="single" w:sz="0" w:space="0" w:color="auto"/>
            </w:tcBorders>
            <w:vAlign w:val="bottom"/>
          </w:tcPr>
          <w:p w14:paraId="0A85808F" w14:textId="77777777" w:rsidR="00F76718" w:rsidRDefault="00F76718" w:rsidP="00E56BA9">
            <w:pPr>
              <w:pStyle w:val="Compact"/>
              <w:jc w:val="center"/>
            </w:pPr>
            <w:r>
              <w:t>Lower</w:t>
            </w:r>
          </w:p>
        </w:tc>
        <w:tc>
          <w:tcPr>
            <w:tcW w:w="0" w:type="auto"/>
            <w:tcBorders>
              <w:bottom w:val="single" w:sz="0" w:space="0" w:color="auto"/>
            </w:tcBorders>
            <w:vAlign w:val="bottom"/>
          </w:tcPr>
          <w:p w14:paraId="3EA1AF5D" w14:textId="77777777" w:rsidR="00F76718" w:rsidRDefault="00F76718" w:rsidP="00E56BA9">
            <w:pPr>
              <w:pStyle w:val="Compact"/>
              <w:jc w:val="center"/>
            </w:pPr>
            <w:r>
              <w:t>Upper</w:t>
            </w:r>
          </w:p>
        </w:tc>
      </w:tr>
      <w:tr w:rsidR="00F76718" w14:paraId="4378F89F" w14:textId="77777777" w:rsidTr="00F76718">
        <w:tc>
          <w:tcPr>
            <w:tcW w:w="0" w:type="auto"/>
          </w:tcPr>
          <w:p w14:paraId="0765B41F" w14:textId="77777777" w:rsidR="00F76718" w:rsidRDefault="00F76718" w:rsidP="00E56BA9">
            <w:pPr>
              <w:pStyle w:val="Compact"/>
            </w:pPr>
            <w:r>
              <w:t>Intercept</w:t>
            </w:r>
          </w:p>
        </w:tc>
        <w:tc>
          <w:tcPr>
            <w:tcW w:w="0" w:type="auto"/>
          </w:tcPr>
          <w:p w14:paraId="63BBD071" w14:textId="77777777" w:rsidR="00F76718" w:rsidRPr="00A8636E" w:rsidRDefault="00F76718" w:rsidP="00E56BA9">
            <w:pPr>
              <w:pStyle w:val="Compact"/>
              <w:jc w:val="center"/>
              <w:rPr>
                <w:b/>
                <w:bCs/>
              </w:rPr>
            </w:pPr>
            <w:r w:rsidRPr="00A8636E">
              <w:rPr>
                <w:b/>
                <w:bCs/>
              </w:rPr>
              <w:t>-0.995</w:t>
            </w:r>
          </w:p>
        </w:tc>
        <w:tc>
          <w:tcPr>
            <w:tcW w:w="0" w:type="auto"/>
          </w:tcPr>
          <w:p w14:paraId="37386E52" w14:textId="77777777" w:rsidR="00F76718" w:rsidRPr="00A8636E" w:rsidRDefault="00F76718" w:rsidP="00E56BA9">
            <w:pPr>
              <w:pStyle w:val="Compact"/>
              <w:jc w:val="center"/>
              <w:rPr>
                <w:b/>
                <w:bCs/>
              </w:rPr>
            </w:pPr>
            <w:r w:rsidRPr="00A8636E">
              <w:rPr>
                <w:b/>
                <w:bCs/>
              </w:rPr>
              <w:t>-1.014</w:t>
            </w:r>
          </w:p>
        </w:tc>
        <w:tc>
          <w:tcPr>
            <w:tcW w:w="0" w:type="auto"/>
          </w:tcPr>
          <w:p w14:paraId="0AED0F84" w14:textId="77777777" w:rsidR="00F76718" w:rsidRPr="00A8636E" w:rsidRDefault="00F76718" w:rsidP="00E56BA9">
            <w:pPr>
              <w:pStyle w:val="Compact"/>
              <w:jc w:val="center"/>
              <w:rPr>
                <w:b/>
                <w:bCs/>
              </w:rPr>
            </w:pPr>
            <w:r w:rsidRPr="00A8636E">
              <w:rPr>
                <w:b/>
                <w:bCs/>
              </w:rPr>
              <w:t>-0.977</w:t>
            </w:r>
          </w:p>
        </w:tc>
      </w:tr>
      <w:tr w:rsidR="00F76718" w14:paraId="5A26C8CA" w14:textId="77777777" w:rsidTr="00F76718">
        <w:tc>
          <w:tcPr>
            <w:tcW w:w="0" w:type="auto"/>
          </w:tcPr>
          <w:p w14:paraId="6E87C5FE" w14:textId="77777777" w:rsidR="00F76718" w:rsidRDefault="00F76718" w:rsidP="00E56BA9">
            <w:pPr>
              <w:pStyle w:val="Compact"/>
            </w:pPr>
            <w:r>
              <w:t>Treatment</w:t>
            </w:r>
          </w:p>
        </w:tc>
        <w:tc>
          <w:tcPr>
            <w:tcW w:w="0" w:type="auto"/>
          </w:tcPr>
          <w:p w14:paraId="69C38BF8" w14:textId="77777777" w:rsidR="00F76718" w:rsidRPr="00A8636E" w:rsidRDefault="00F76718" w:rsidP="00E56BA9">
            <w:pPr>
              <w:pStyle w:val="Compact"/>
              <w:jc w:val="center"/>
              <w:rPr>
                <w:b/>
                <w:bCs/>
              </w:rPr>
            </w:pPr>
            <w:r w:rsidRPr="00A8636E">
              <w:rPr>
                <w:b/>
                <w:bCs/>
              </w:rPr>
              <w:t>-0.072</w:t>
            </w:r>
          </w:p>
        </w:tc>
        <w:tc>
          <w:tcPr>
            <w:tcW w:w="0" w:type="auto"/>
          </w:tcPr>
          <w:p w14:paraId="0DDD9C1D" w14:textId="77777777" w:rsidR="00F76718" w:rsidRPr="00A8636E" w:rsidRDefault="00F76718" w:rsidP="00E56BA9">
            <w:pPr>
              <w:pStyle w:val="Compact"/>
              <w:jc w:val="center"/>
              <w:rPr>
                <w:b/>
                <w:bCs/>
              </w:rPr>
            </w:pPr>
            <w:r w:rsidRPr="00A8636E">
              <w:rPr>
                <w:b/>
                <w:bCs/>
              </w:rPr>
              <w:t>-0.101</w:t>
            </w:r>
          </w:p>
        </w:tc>
        <w:tc>
          <w:tcPr>
            <w:tcW w:w="0" w:type="auto"/>
          </w:tcPr>
          <w:p w14:paraId="09BAB10C" w14:textId="77777777" w:rsidR="00F76718" w:rsidRPr="00A8636E" w:rsidRDefault="00F76718" w:rsidP="00E56BA9">
            <w:pPr>
              <w:pStyle w:val="Compact"/>
              <w:jc w:val="center"/>
              <w:rPr>
                <w:b/>
                <w:bCs/>
              </w:rPr>
            </w:pPr>
            <w:r w:rsidRPr="00A8636E">
              <w:rPr>
                <w:b/>
                <w:bCs/>
              </w:rPr>
              <w:t>-0.045</w:t>
            </w:r>
          </w:p>
        </w:tc>
      </w:tr>
      <w:tr w:rsidR="00F76718" w14:paraId="1B96B92E" w14:textId="77777777" w:rsidTr="00F76718">
        <w:tc>
          <w:tcPr>
            <w:tcW w:w="0" w:type="auto"/>
          </w:tcPr>
          <w:p w14:paraId="1CF1C666" w14:textId="77777777" w:rsidR="00F76718" w:rsidRDefault="00F76718" w:rsidP="00E56BA9">
            <w:pPr>
              <w:pStyle w:val="Compact"/>
            </w:pPr>
            <w:r>
              <w:t>Age</w:t>
            </w:r>
          </w:p>
        </w:tc>
        <w:tc>
          <w:tcPr>
            <w:tcW w:w="0" w:type="auto"/>
          </w:tcPr>
          <w:p w14:paraId="025508CE" w14:textId="77777777" w:rsidR="00F76718" w:rsidRPr="00A8636E" w:rsidRDefault="00F76718" w:rsidP="00E56BA9">
            <w:pPr>
              <w:pStyle w:val="Compact"/>
              <w:jc w:val="center"/>
              <w:rPr>
                <w:b/>
                <w:bCs/>
              </w:rPr>
            </w:pPr>
            <w:r w:rsidRPr="00A8636E">
              <w:rPr>
                <w:b/>
                <w:bCs/>
              </w:rPr>
              <w:t>0.507</w:t>
            </w:r>
          </w:p>
        </w:tc>
        <w:tc>
          <w:tcPr>
            <w:tcW w:w="0" w:type="auto"/>
          </w:tcPr>
          <w:p w14:paraId="133F80D5" w14:textId="77777777" w:rsidR="00F76718" w:rsidRPr="00A8636E" w:rsidRDefault="00F76718" w:rsidP="00E56BA9">
            <w:pPr>
              <w:pStyle w:val="Compact"/>
              <w:jc w:val="center"/>
              <w:rPr>
                <w:b/>
                <w:bCs/>
              </w:rPr>
            </w:pPr>
            <w:r w:rsidRPr="00A8636E">
              <w:rPr>
                <w:b/>
                <w:bCs/>
              </w:rPr>
              <w:t>0.482</w:t>
            </w:r>
          </w:p>
        </w:tc>
        <w:tc>
          <w:tcPr>
            <w:tcW w:w="0" w:type="auto"/>
          </w:tcPr>
          <w:p w14:paraId="063E357D" w14:textId="77777777" w:rsidR="00F76718" w:rsidRPr="00A8636E" w:rsidRDefault="00F76718" w:rsidP="00E56BA9">
            <w:pPr>
              <w:pStyle w:val="Compact"/>
              <w:jc w:val="center"/>
              <w:rPr>
                <w:b/>
                <w:bCs/>
              </w:rPr>
            </w:pPr>
            <w:r w:rsidRPr="00A8636E">
              <w:rPr>
                <w:b/>
                <w:bCs/>
              </w:rPr>
              <w:t>0.531</w:t>
            </w:r>
          </w:p>
        </w:tc>
      </w:tr>
      <w:tr w:rsidR="00F76718" w14:paraId="5401CDB9" w14:textId="77777777" w:rsidTr="00F76718">
        <w:tc>
          <w:tcPr>
            <w:tcW w:w="0" w:type="auto"/>
          </w:tcPr>
          <w:p w14:paraId="004AD91B" w14:textId="77777777" w:rsidR="00F76718" w:rsidRDefault="00F76718" w:rsidP="00E56BA9">
            <w:pPr>
              <w:pStyle w:val="Compact"/>
            </w:pPr>
            <w:r>
              <w:t>Age</w:t>
            </w:r>
            <w:r w:rsidRPr="00470E70">
              <w:rPr>
                <w:vertAlign w:val="superscript"/>
              </w:rPr>
              <w:t>2</w:t>
            </w:r>
          </w:p>
        </w:tc>
        <w:tc>
          <w:tcPr>
            <w:tcW w:w="0" w:type="auto"/>
          </w:tcPr>
          <w:p w14:paraId="5277878C" w14:textId="77777777" w:rsidR="00F76718" w:rsidRPr="00A8636E" w:rsidRDefault="00F76718" w:rsidP="00E56BA9">
            <w:pPr>
              <w:pStyle w:val="Compact"/>
              <w:jc w:val="center"/>
              <w:rPr>
                <w:b/>
                <w:bCs/>
              </w:rPr>
            </w:pPr>
            <w:r w:rsidRPr="00A8636E">
              <w:rPr>
                <w:b/>
                <w:bCs/>
              </w:rPr>
              <w:t>-0.186</w:t>
            </w:r>
          </w:p>
        </w:tc>
        <w:tc>
          <w:tcPr>
            <w:tcW w:w="0" w:type="auto"/>
          </w:tcPr>
          <w:p w14:paraId="4E97DC2D" w14:textId="77777777" w:rsidR="00F76718" w:rsidRPr="00A8636E" w:rsidRDefault="00F76718" w:rsidP="00E56BA9">
            <w:pPr>
              <w:pStyle w:val="Compact"/>
              <w:jc w:val="center"/>
              <w:rPr>
                <w:b/>
                <w:bCs/>
              </w:rPr>
            </w:pPr>
            <w:r w:rsidRPr="00A8636E">
              <w:rPr>
                <w:b/>
                <w:bCs/>
              </w:rPr>
              <w:t>-0.199</w:t>
            </w:r>
          </w:p>
        </w:tc>
        <w:tc>
          <w:tcPr>
            <w:tcW w:w="0" w:type="auto"/>
          </w:tcPr>
          <w:p w14:paraId="32E69C2A" w14:textId="77777777" w:rsidR="00F76718" w:rsidRPr="00A8636E" w:rsidRDefault="00F76718" w:rsidP="00E56BA9">
            <w:pPr>
              <w:pStyle w:val="Compact"/>
              <w:jc w:val="center"/>
              <w:rPr>
                <w:b/>
                <w:bCs/>
              </w:rPr>
            </w:pPr>
            <w:r w:rsidRPr="00A8636E">
              <w:rPr>
                <w:b/>
                <w:bCs/>
              </w:rPr>
              <w:t>-0.173</w:t>
            </w:r>
          </w:p>
        </w:tc>
      </w:tr>
      <w:tr w:rsidR="00F76718" w14:paraId="369D225C" w14:textId="77777777" w:rsidTr="00F76718">
        <w:tc>
          <w:tcPr>
            <w:tcW w:w="0" w:type="auto"/>
          </w:tcPr>
          <w:p w14:paraId="643E2392" w14:textId="77777777" w:rsidR="00F76718" w:rsidRDefault="00F76718" w:rsidP="00E56BA9">
            <w:pPr>
              <w:pStyle w:val="Compact"/>
            </w:pPr>
            <w:r>
              <w:t xml:space="preserve">Treatment </w:t>
            </w:r>
            <m:oMath>
              <m:r>
                <w:rPr>
                  <w:rFonts w:ascii="Cambria Math" w:hAnsi="Cambria Math"/>
                </w:rPr>
                <m:t>×</m:t>
              </m:r>
            </m:oMath>
            <w:r>
              <w:rPr>
                <w:rFonts w:eastAsiaTheme="minorEastAsia"/>
              </w:rPr>
              <w:t xml:space="preserve"> </w:t>
            </w:r>
            <w:r w:rsidRPr="001F105A">
              <w:rPr>
                <w:iCs/>
              </w:rPr>
              <w:t>Age</w:t>
            </w:r>
          </w:p>
        </w:tc>
        <w:tc>
          <w:tcPr>
            <w:tcW w:w="0" w:type="auto"/>
          </w:tcPr>
          <w:p w14:paraId="3EE7916C" w14:textId="77777777" w:rsidR="00F76718" w:rsidRDefault="00F76718" w:rsidP="00E56BA9">
            <w:pPr>
              <w:pStyle w:val="Compact"/>
              <w:jc w:val="center"/>
            </w:pPr>
            <w:r>
              <w:t>-0.005</w:t>
            </w:r>
          </w:p>
        </w:tc>
        <w:tc>
          <w:tcPr>
            <w:tcW w:w="0" w:type="auto"/>
          </w:tcPr>
          <w:p w14:paraId="54C2BFF7" w14:textId="77777777" w:rsidR="00F76718" w:rsidRDefault="00F76718" w:rsidP="00E56BA9">
            <w:pPr>
              <w:pStyle w:val="Compact"/>
              <w:jc w:val="center"/>
            </w:pPr>
            <w:r>
              <w:t>-0.028</w:t>
            </w:r>
          </w:p>
        </w:tc>
        <w:tc>
          <w:tcPr>
            <w:tcW w:w="0" w:type="auto"/>
          </w:tcPr>
          <w:p w14:paraId="4E4B3781" w14:textId="77777777" w:rsidR="00F76718" w:rsidRDefault="00F76718" w:rsidP="00E56BA9">
            <w:pPr>
              <w:pStyle w:val="Compact"/>
              <w:jc w:val="center"/>
            </w:pPr>
            <w:r>
              <w:t>0.018</w:t>
            </w:r>
          </w:p>
        </w:tc>
      </w:tr>
      <w:tr w:rsidR="00F76718" w14:paraId="5EE72F10" w14:textId="77777777" w:rsidTr="00F76718">
        <w:tc>
          <w:tcPr>
            <w:tcW w:w="0" w:type="auto"/>
          </w:tcPr>
          <w:p w14:paraId="2FA0CBB0" w14:textId="77777777" w:rsidR="00F76718" w:rsidRDefault="00F76718" w:rsidP="00E56BA9">
            <w:pPr>
              <w:pStyle w:val="Compact"/>
            </w:pPr>
            <w:r>
              <w:t>V</w:t>
            </w:r>
            <w:r w:rsidRPr="007F501B">
              <w:rPr>
                <w:vertAlign w:val="subscript"/>
              </w:rPr>
              <w:t>M</w:t>
            </w:r>
            <w:r>
              <w:t xml:space="preserve"> intercept</w:t>
            </w:r>
          </w:p>
        </w:tc>
        <w:tc>
          <w:tcPr>
            <w:tcW w:w="0" w:type="auto"/>
          </w:tcPr>
          <w:p w14:paraId="46B2F2B5" w14:textId="77777777" w:rsidR="00F76718" w:rsidRPr="00A8636E" w:rsidRDefault="00F76718" w:rsidP="00E56BA9">
            <w:pPr>
              <w:pStyle w:val="Compact"/>
              <w:jc w:val="center"/>
              <w:rPr>
                <w:b/>
                <w:bCs/>
              </w:rPr>
            </w:pPr>
            <w:r w:rsidRPr="00A8636E">
              <w:rPr>
                <w:b/>
                <w:bCs/>
              </w:rPr>
              <w:t>0.024</w:t>
            </w:r>
          </w:p>
        </w:tc>
        <w:tc>
          <w:tcPr>
            <w:tcW w:w="0" w:type="auto"/>
          </w:tcPr>
          <w:p w14:paraId="5A15E670" w14:textId="77777777" w:rsidR="00F76718" w:rsidRPr="00A8636E" w:rsidRDefault="00F76718" w:rsidP="00E56BA9">
            <w:pPr>
              <w:pStyle w:val="Compact"/>
              <w:jc w:val="center"/>
              <w:rPr>
                <w:b/>
                <w:bCs/>
              </w:rPr>
            </w:pPr>
            <w:r w:rsidRPr="00A8636E">
              <w:rPr>
                <w:b/>
                <w:bCs/>
              </w:rPr>
              <w:t>0.001</w:t>
            </w:r>
          </w:p>
        </w:tc>
        <w:tc>
          <w:tcPr>
            <w:tcW w:w="0" w:type="auto"/>
          </w:tcPr>
          <w:p w14:paraId="15364AFB" w14:textId="77777777" w:rsidR="00F76718" w:rsidRPr="00A8636E" w:rsidRDefault="00F76718" w:rsidP="00E56BA9">
            <w:pPr>
              <w:pStyle w:val="Compact"/>
              <w:jc w:val="center"/>
              <w:rPr>
                <w:b/>
                <w:bCs/>
              </w:rPr>
            </w:pPr>
            <w:r w:rsidRPr="00A8636E">
              <w:rPr>
                <w:b/>
                <w:bCs/>
              </w:rPr>
              <w:t>0.064</w:t>
            </w:r>
          </w:p>
        </w:tc>
      </w:tr>
      <w:tr w:rsidR="00F76718" w14:paraId="474B6BF4" w14:textId="77777777" w:rsidTr="00F76718">
        <w:tc>
          <w:tcPr>
            <w:tcW w:w="0" w:type="auto"/>
          </w:tcPr>
          <w:p w14:paraId="66055546" w14:textId="77777777" w:rsidR="00F76718" w:rsidRDefault="00F76718" w:rsidP="00E56BA9">
            <w:pPr>
              <w:pStyle w:val="Compact"/>
            </w:pPr>
            <w:r>
              <w:lastRenderedPageBreak/>
              <w:t>V</w:t>
            </w:r>
            <w:r w:rsidRPr="007F501B">
              <w:rPr>
                <w:vertAlign w:val="subscript"/>
              </w:rPr>
              <w:t>M</w:t>
            </w:r>
            <w:r>
              <w:t xml:space="preserve"> slope</w:t>
            </w:r>
          </w:p>
        </w:tc>
        <w:tc>
          <w:tcPr>
            <w:tcW w:w="0" w:type="auto"/>
          </w:tcPr>
          <w:p w14:paraId="75A53DCF" w14:textId="77777777" w:rsidR="00F76718" w:rsidRPr="00A8636E" w:rsidRDefault="00F76718" w:rsidP="00E56BA9">
            <w:pPr>
              <w:pStyle w:val="Compact"/>
              <w:jc w:val="center"/>
              <w:rPr>
                <w:b/>
                <w:bCs/>
              </w:rPr>
            </w:pPr>
            <w:r w:rsidRPr="00A8636E">
              <w:rPr>
                <w:b/>
                <w:bCs/>
              </w:rPr>
              <w:t>0.069</w:t>
            </w:r>
          </w:p>
        </w:tc>
        <w:tc>
          <w:tcPr>
            <w:tcW w:w="0" w:type="auto"/>
          </w:tcPr>
          <w:p w14:paraId="5F41372B" w14:textId="77777777" w:rsidR="00F76718" w:rsidRPr="00A8636E" w:rsidRDefault="00F76718" w:rsidP="00E56BA9">
            <w:pPr>
              <w:pStyle w:val="Compact"/>
              <w:jc w:val="center"/>
              <w:rPr>
                <w:b/>
                <w:bCs/>
              </w:rPr>
            </w:pPr>
            <w:r w:rsidRPr="00A8636E">
              <w:rPr>
                <w:b/>
                <w:bCs/>
              </w:rPr>
              <w:t>0.04</w:t>
            </w:r>
          </w:p>
        </w:tc>
        <w:tc>
          <w:tcPr>
            <w:tcW w:w="0" w:type="auto"/>
          </w:tcPr>
          <w:p w14:paraId="63EE47F5" w14:textId="77777777" w:rsidR="00F76718" w:rsidRPr="00A8636E" w:rsidRDefault="00F76718" w:rsidP="00E56BA9">
            <w:pPr>
              <w:pStyle w:val="Compact"/>
              <w:jc w:val="center"/>
              <w:rPr>
                <w:b/>
                <w:bCs/>
              </w:rPr>
            </w:pPr>
            <w:r w:rsidRPr="00A8636E">
              <w:rPr>
                <w:b/>
                <w:bCs/>
              </w:rPr>
              <w:t>0.099</w:t>
            </w:r>
          </w:p>
        </w:tc>
      </w:tr>
      <w:tr w:rsidR="00F76718" w14:paraId="4844CCDC" w14:textId="77777777" w:rsidTr="00F76718">
        <w:tc>
          <w:tcPr>
            <w:tcW w:w="0" w:type="auto"/>
          </w:tcPr>
          <w:p w14:paraId="33794356" w14:textId="77777777" w:rsidR="00F76718" w:rsidRDefault="00F76718" w:rsidP="00E56BA9">
            <w:pPr>
              <w:pStyle w:val="Compact"/>
            </w:pPr>
            <w:r>
              <w:t>V</w:t>
            </w:r>
            <w:r w:rsidRPr="007F501B">
              <w:rPr>
                <w:vertAlign w:val="subscript"/>
              </w:rPr>
              <w:t>M</w:t>
            </w:r>
            <w:r>
              <w:t xml:space="preserve"> curvature</w:t>
            </w:r>
          </w:p>
        </w:tc>
        <w:tc>
          <w:tcPr>
            <w:tcW w:w="0" w:type="auto"/>
          </w:tcPr>
          <w:p w14:paraId="4E190FF6" w14:textId="77777777" w:rsidR="00F76718" w:rsidRPr="00A8636E" w:rsidRDefault="00F76718" w:rsidP="00E56BA9">
            <w:pPr>
              <w:pStyle w:val="Compact"/>
              <w:jc w:val="center"/>
              <w:rPr>
                <w:b/>
                <w:bCs/>
              </w:rPr>
            </w:pPr>
            <w:r w:rsidRPr="00A8636E">
              <w:rPr>
                <w:b/>
                <w:bCs/>
              </w:rPr>
              <w:t>0.016</w:t>
            </w:r>
          </w:p>
        </w:tc>
        <w:tc>
          <w:tcPr>
            <w:tcW w:w="0" w:type="auto"/>
          </w:tcPr>
          <w:p w14:paraId="3286226A" w14:textId="77777777" w:rsidR="00F76718" w:rsidRPr="00A8636E" w:rsidRDefault="00F76718" w:rsidP="00E56BA9">
            <w:pPr>
              <w:pStyle w:val="Compact"/>
              <w:jc w:val="center"/>
              <w:rPr>
                <w:b/>
                <w:bCs/>
              </w:rPr>
            </w:pPr>
            <w:r w:rsidRPr="00A8636E">
              <w:rPr>
                <w:b/>
                <w:bCs/>
              </w:rPr>
              <w:t>0.001</w:t>
            </w:r>
          </w:p>
        </w:tc>
        <w:tc>
          <w:tcPr>
            <w:tcW w:w="0" w:type="auto"/>
          </w:tcPr>
          <w:p w14:paraId="5EE31260" w14:textId="77777777" w:rsidR="00F76718" w:rsidRPr="00A8636E" w:rsidRDefault="00F76718" w:rsidP="00E56BA9">
            <w:pPr>
              <w:pStyle w:val="Compact"/>
              <w:jc w:val="center"/>
              <w:rPr>
                <w:b/>
                <w:bCs/>
              </w:rPr>
            </w:pPr>
            <w:r w:rsidRPr="00A8636E">
              <w:rPr>
                <w:b/>
                <w:bCs/>
              </w:rPr>
              <w:t>0.044</w:t>
            </w:r>
          </w:p>
        </w:tc>
      </w:tr>
      <w:tr w:rsidR="00F76718" w14:paraId="7F19D5C0" w14:textId="77777777" w:rsidTr="00F76718">
        <w:tc>
          <w:tcPr>
            <w:tcW w:w="0" w:type="auto"/>
          </w:tcPr>
          <w:p w14:paraId="1273E18D" w14:textId="77777777" w:rsidR="00F76718" w:rsidRDefault="00F76718" w:rsidP="00E56BA9">
            <w:pPr>
              <w:pStyle w:val="Compact"/>
            </w:pPr>
            <w:r>
              <w:t>V</w:t>
            </w:r>
            <w:r w:rsidRPr="007F501B">
              <w:rPr>
                <w:vertAlign w:val="subscript"/>
              </w:rPr>
              <w:t>permanent environment</w:t>
            </w:r>
          </w:p>
        </w:tc>
        <w:tc>
          <w:tcPr>
            <w:tcW w:w="0" w:type="auto"/>
          </w:tcPr>
          <w:p w14:paraId="02A09899" w14:textId="77777777" w:rsidR="00F76718" w:rsidRPr="00A8636E" w:rsidRDefault="00F76718" w:rsidP="00E56BA9">
            <w:pPr>
              <w:pStyle w:val="Compact"/>
              <w:jc w:val="center"/>
              <w:rPr>
                <w:b/>
                <w:bCs/>
              </w:rPr>
            </w:pPr>
            <w:r w:rsidRPr="00A8636E">
              <w:rPr>
                <w:b/>
                <w:bCs/>
              </w:rPr>
              <w:t>0.055</w:t>
            </w:r>
          </w:p>
        </w:tc>
        <w:tc>
          <w:tcPr>
            <w:tcW w:w="0" w:type="auto"/>
          </w:tcPr>
          <w:p w14:paraId="660AC5CD" w14:textId="77777777" w:rsidR="00F76718" w:rsidRPr="00A8636E" w:rsidRDefault="00F76718" w:rsidP="00E56BA9">
            <w:pPr>
              <w:pStyle w:val="Compact"/>
              <w:jc w:val="center"/>
              <w:rPr>
                <w:b/>
                <w:bCs/>
              </w:rPr>
            </w:pPr>
            <w:r w:rsidRPr="00A8636E">
              <w:rPr>
                <w:b/>
                <w:bCs/>
              </w:rPr>
              <w:t>0.017</w:t>
            </w:r>
          </w:p>
        </w:tc>
        <w:tc>
          <w:tcPr>
            <w:tcW w:w="0" w:type="auto"/>
          </w:tcPr>
          <w:p w14:paraId="4653275C" w14:textId="77777777" w:rsidR="00F76718" w:rsidRPr="00A8636E" w:rsidRDefault="00F76718" w:rsidP="00E56BA9">
            <w:pPr>
              <w:pStyle w:val="Compact"/>
              <w:jc w:val="center"/>
              <w:rPr>
                <w:b/>
                <w:bCs/>
              </w:rPr>
            </w:pPr>
            <w:r w:rsidRPr="00A8636E">
              <w:rPr>
                <w:b/>
                <w:bCs/>
              </w:rPr>
              <w:t>0.08</w:t>
            </w:r>
          </w:p>
        </w:tc>
      </w:tr>
      <w:tr w:rsidR="00F76718" w14:paraId="7ED39FD2" w14:textId="77777777" w:rsidTr="00F76718">
        <w:tc>
          <w:tcPr>
            <w:tcW w:w="0" w:type="auto"/>
          </w:tcPr>
          <w:p w14:paraId="1D2A2515" w14:textId="77777777" w:rsidR="00F76718" w:rsidRDefault="00F76718" w:rsidP="00E56BA9">
            <w:pPr>
              <w:pStyle w:val="Compact"/>
            </w:pPr>
            <w:r>
              <w:t>V</w:t>
            </w:r>
            <w:r w:rsidRPr="007F501B">
              <w:rPr>
                <w:vertAlign w:val="subscript"/>
              </w:rPr>
              <w:t>G</w:t>
            </w:r>
            <w:r>
              <w:t xml:space="preserve"> intercept</w:t>
            </w:r>
          </w:p>
        </w:tc>
        <w:tc>
          <w:tcPr>
            <w:tcW w:w="0" w:type="auto"/>
          </w:tcPr>
          <w:p w14:paraId="74DD53B1" w14:textId="77777777" w:rsidR="00F76718" w:rsidRPr="00A8636E" w:rsidRDefault="00F76718" w:rsidP="00E56BA9">
            <w:pPr>
              <w:pStyle w:val="Compact"/>
              <w:jc w:val="center"/>
              <w:rPr>
                <w:b/>
                <w:bCs/>
              </w:rPr>
            </w:pPr>
            <w:r w:rsidRPr="00A8636E">
              <w:rPr>
                <w:b/>
                <w:bCs/>
              </w:rPr>
              <w:t>0.109</w:t>
            </w:r>
          </w:p>
        </w:tc>
        <w:tc>
          <w:tcPr>
            <w:tcW w:w="0" w:type="auto"/>
          </w:tcPr>
          <w:p w14:paraId="69E0AEED" w14:textId="77777777" w:rsidR="00F76718" w:rsidRPr="00A8636E" w:rsidRDefault="00F76718" w:rsidP="00E56BA9">
            <w:pPr>
              <w:pStyle w:val="Compact"/>
              <w:jc w:val="center"/>
              <w:rPr>
                <w:b/>
                <w:bCs/>
              </w:rPr>
            </w:pPr>
            <w:r w:rsidRPr="00A8636E">
              <w:rPr>
                <w:b/>
                <w:bCs/>
              </w:rPr>
              <w:t>0.08</w:t>
            </w:r>
          </w:p>
        </w:tc>
        <w:tc>
          <w:tcPr>
            <w:tcW w:w="0" w:type="auto"/>
          </w:tcPr>
          <w:p w14:paraId="6BA39D3A" w14:textId="77777777" w:rsidR="00F76718" w:rsidRPr="00A8636E" w:rsidRDefault="00F76718" w:rsidP="00E56BA9">
            <w:pPr>
              <w:pStyle w:val="Compact"/>
              <w:jc w:val="center"/>
              <w:rPr>
                <w:b/>
                <w:bCs/>
              </w:rPr>
            </w:pPr>
            <w:r w:rsidRPr="00A8636E">
              <w:rPr>
                <w:b/>
                <w:bCs/>
              </w:rPr>
              <w:t>0.137</w:t>
            </w:r>
          </w:p>
        </w:tc>
      </w:tr>
      <w:tr w:rsidR="00F76718" w14:paraId="614A8CC6" w14:textId="77777777" w:rsidTr="00F76718">
        <w:tc>
          <w:tcPr>
            <w:tcW w:w="0" w:type="auto"/>
          </w:tcPr>
          <w:p w14:paraId="17A72EE8" w14:textId="77777777" w:rsidR="00F76718" w:rsidRDefault="00F76718" w:rsidP="00E56BA9">
            <w:pPr>
              <w:pStyle w:val="Compact"/>
            </w:pPr>
            <w:r>
              <w:t>V</w:t>
            </w:r>
            <w:r w:rsidRPr="007F501B">
              <w:rPr>
                <w:vertAlign w:val="subscript"/>
              </w:rPr>
              <w:t>G</w:t>
            </w:r>
            <w:r>
              <w:t xml:space="preserve"> slope</w:t>
            </w:r>
          </w:p>
        </w:tc>
        <w:tc>
          <w:tcPr>
            <w:tcW w:w="0" w:type="auto"/>
          </w:tcPr>
          <w:p w14:paraId="03BF3840" w14:textId="77777777" w:rsidR="00F76718" w:rsidRPr="00A8636E" w:rsidRDefault="00F76718" w:rsidP="00E56BA9">
            <w:pPr>
              <w:pStyle w:val="Compact"/>
              <w:jc w:val="center"/>
              <w:rPr>
                <w:b/>
                <w:bCs/>
              </w:rPr>
            </w:pPr>
            <w:r w:rsidRPr="00A8636E">
              <w:rPr>
                <w:b/>
                <w:bCs/>
              </w:rPr>
              <w:t>0.116</w:t>
            </w:r>
          </w:p>
        </w:tc>
        <w:tc>
          <w:tcPr>
            <w:tcW w:w="0" w:type="auto"/>
          </w:tcPr>
          <w:p w14:paraId="59DDAB0B" w14:textId="77777777" w:rsidR="00F76718" w:rsidRPr="00A8636E" w:rsidRDefault="00F76718" w:rsidP="00E56BA9">
            <w:pPr>
              <w:pStyle w:val="Compact"/>
              <w:jc w:val="center"/>
              <w:rPr>
                <w:b/>
                <w:bCs/>
              </w:rPr>
            </w:pPr>
            <w:r w:rsidRPr="00A8636E">
              <w:rPr>
                <w:b/>
                <w:bCs/>
              </w:rPr>
              <w:t>0.1</w:t>
            </w:r>
          </w:p>
        </w:tc>
        <w:tc>
          <w:tcPr>
            <w:tcW w:w="0" w:type="auto"/>
          </w:tcPr>
          <w:p w14:paraId="27F79CE4" w14:textId="77777777" w:rsidR="00F76718" w:rsidRPr="00A8636E" w:rsidRDefault="00F76718" w:rsidP="00E56BA9">
            <w:pPr>
              <w:pStyle w:val="Compact"/>
              <w:jc w:val="center"/>
              <w:rPr>
                <w:b/>
                <w:bCs/>
              </w:rPr>
            </w:pPr>
            <w:r w:rsidRPr="00A8636E">
              <w:rPr>
                <w:b/>
                <w:bCs/>
              </w:rPr>
              <w:t>0.135</w:t>
            </w:r>
          </w:p>
        </w:tc>
      </w:tr>
      <w:tr w:rsidR="00F76718" w14:paraId="5121E721" w14:textId="77777777" w:rsidTr="00F76718">
        <w:tc>
          <w:tcPr>
            <w:tcW w:w="0" w:type="auto"/>
          </w:tcPr>
          <w:p w14:paraId="04077FBE" w14:textId="77777777" w:rsidR="00F76718" w:rsidRDefault="00F76718" w:rsidP="00E56BA9">
            <w:pPr>
              <w:pStyle w:val="Compact"/>
            </w:pPr>
            <w:r w:rsidRPr="007F501B">
              <w:t>V</w:t>
            </w:r>
            <w:r w:rsidRPr="007F501B">
              <w:rPr>
                <w:vertAlign w:val="subscript"/>
              </w:rPr>
              <w:t>G</w:t>
            </w:r>
            <w:r>
              <w:t xml:space="preserve"> curvature</w:t>
            </w:r>
          </w:p>
        </w:tc>
        <w:tc>
          <w:tcPr>
            <w:tcW w:w="0" w:type="auto"/>
          </w:tcPr>
          <w:p w14:paraId="2EBC6082" w14:textId="77777777" w:rsidR="00F76718" w:rsidRPr="00A8636E" w:rsidRDefault="00F76718" w:rsidP="00E56BA9">
            <w:pPr>
              <w:pStyle w:val="Compact"/>
              <w:jc w:val="center"/>
              <w:rPr>
                <w:b/>
                <w:bCs/>
              </w:rPr>
            </w:pPr>
            <w:r w:rsidRPr="00A8636E">
              <w:rPr>
                <w:b/>
                <w:bCs/>
              </w:rPr>
              <w:t>0.117</w:t>
            </w:r>
          </w:p>
        </w:tc>
        <w:tc>
          <w:tcPr>
            <w:tcW w:w="0" w:type="auto"/>
          </w:tcPr>
          <w:p w14:paraId="0BCF35D2" w14:textId="77777777" w:rsidR="00F76718" w:rsidRPr="00A8636E" w:rsidRDefault="00F76718" w:rsidP="00E56BA9">
            <w:pPr>
              <w:pStyle w:val="Compact"/>
              <w:jc w:val="center"/>
              <w:rPr>
                <w:b/>
                <w:bCs/>
              </w:rPr>
            </w:pPr>
            <w:r w:rsidRPr="00A8636E">
              <w:rPr>
                <w:b/>
                <w:bCs/>
              </w:rPr>
              <w:t>0.101</w:t>
            </w:r>
          </w:p>
        </w:tc>
        <w:tc>
          <w:tcPr>
            <w:tcW w:w="0" w:type="auto"/>
          </w:tcPr>
          <w:p w14:paraId="27505D8E" w14:textId="77777777" w:rsidR="00F76718" w:rsidRPr="00A8636E" w:rsidRDefault="00F76718" w:rsidP="00E56BA9">
            <w:pPr>
              <w:pStyle w:val="Compact"/>
              <w:jc w:val="center"/>
              <w:rPr>
                <w:b/>
                <w:bCs/>
              </w:rPr>
            </w:pPr>
            <w:r w:rsidRPr="00A8636E">
              <w:rPr>
                <w:b/>
                <w:bCs/>
              </w:rPr>
              <w:t>0.137</w:t>
            </w:r>
          </w:p>
        </w:tc>
      </w:tr>
      <w:tr w:rsidR="00F76718" w14:paraId="736C8807" w14:textId="77777777" w:rsidTr="00F76718">
        <w:tc>
          <w:tcPr>
            <w:tcW w:w="0" w:type="auto"/>
          </w:tcPr>
          <w:p w14:paraId="1CACAEF6" w14:textId="77777777" w:rsidR="00F76718" w:rsidRDefault="00F76718" w:rsidP="00E56BA9">
            <w:pPr>
              <w:pStyle w:val="Compact"/>
            </w:pPr>
            <w:r w:rsidRPr="007F501B">
              <w:rPr>
                <w:i/>
                <w:iCs/>
              </w:rPr>
              <w:t>r</w:t>
            </w:r>
            <w:r w:rsidRPr="007F501B">
              <w:rPr>
                <w:vertAlign w:val="subscript"/>
              </w:rPr>
              <w:t>M</w:t>
            </w:r>
            <w:r>
              <w:t xml:space="preserve"> intercept - slope</w:t>
            </w:r>
          </w:p>
        </w:tc>
        <w:tc>
          <w:tcPr>
            <w:tcW w:w="0" w:type="auto"/>
          </w:tcPr>
          <w:p w14:paraId="27C0E245" w14:textId="77777777" w:rsidR="00F76718" w:rsidRDefault="00F76718" w:rsidP="00E56BA9">
            <w:pPr>
              <w:pStyle w:val="Compact"/>
              <w:jc w:val="center"/>
            </w:pPr>
            <w:r>
              <w:t>-0.058</w:t>
            </w:r>
          </w:p>
        </w:tc>
        <w:tc>
          <w:tcPr>
            <w:tcW w:w="0" w:type="auto"/>
          </w:tcPr>
          <w:p w14:paraId="2DB52ECF" w14:textId="77777777" w:rsidR="00F76718" w:rsidRDefault="00F76718" w:rsidP="00E56BA9">
            <w:pPr>
              <w:pStyle w:val="Compact"/>
              <w:jc w:val="center"/>
            </w:pPr>
            <w:r>
              <w:t>-0.845</w:t>
            </w:r>
          </w:p>
        </w:tc>
        <w:tc>
          <w:tcPr>
            <w:tcW w:w="0" w:type="auto"/>
          </w:tcPr>
          <w:p w14:paraId="1AD18874" w14:textId="77777777" w:rsidR="00F76718" w:rsidRDefault="00F76718" w:rsidP="00E56BA9">
            <w:pPr>
              <w:pStyle w:val="Compact"/>
              <w:jc w:val="center"/>
            </w:pPr>
            <w:r>
              <w:t>0.776</w:t>
            </w:r>
          </w:p>
        </w:tc>
      </w:tr>
      <w:tr w:rsidR="00F76718" w14:paraId="3742EC7A" w14:textId="77777777" w:rsidTr="00F76718">
        <w:tc>
          <w:tcPr>
            <w:tcW w:w="0" w:type="auto"/>
          </w:tcPr>
          <w:p w14:paraId="25AB7619" w14:textId="77777777" w:rsidR="00F76718" w:rsidRDefault="00F76718" w:rsidP="00E56BA9">
            <w:pPr>
              <w:pStyle w:val="Compact"/>
            </w:pPr>
            <w:r w:rsidRPr="007F501B">
              <w:rPr>
                <w:i/>
                <w:iCs/>
              </w:rPr>
              <w:t>r</w:t>
            </w:r>
            <w:r w:rsidRPr="007F501B">
              <w:rPr>
                <w:vertAlign w:val="subscript"/>
              </w:rPr>
              <w:t>M</w:t>
            </w:r>
            <w:r>
              <w:t xml:space="preserve"> intercept - curvature</w:t>
            </w:r>
          </w:p>
        </w:tc>
        <w:tc>
          <w:tcPr>
            <w:tcW w:w="0" w:type="auto"/>
          </w:tcPr>
          <w:p w14:paraId="3DDE52CE" w14:textId="77777777" w:rsidR="00F76718" w:rsidRDefault="00F76718" w:rsidP="00E56BA9">
            <w:pPr>
              <w:pStyle w:val="Compact"/>
              <w:jc w:val="center"/>
            </w:pPr>
            <w:r>
              <w:t>-0.157</w:t>
            </w:r>
          </w:p>
        </w:tc>
        <w:tc>
          <w:tcPr>
            <w:tcW w:w="0" w:type="auto"/>
          </w:tcPr>
          <w:p w14:paraId="151B8BBF" w14:textId="77777777" w:rsidR="00F76718" w:rsidRDefault="00F76718" w:rsidP="00E56BA9">
            <w:pPr>
              <w:pStyle w:val="Compact"/>
              <w:jc w:val="center"/>
            </w:pPr>
            <w:r>
              <w:t>-0.921</w:t>
            </w:r>
          </w:p>
        </w:tc>
        <w:tc>
          <w:tcPr>
            <w:tcW w:w="0" w:type="auto"/>
          </w:tcPr>
          <w:p w14:paraId="5CCCC8DF" w14:textId="77777777" w:rsidR="00F76718" w:rsidRDefault="00F76718" w:rsidP="00E56BA9">
            <w:pPr>
              <w:pStyle w:val="Compact"/>
              <w:jc w:val="center"/>
            </w:pPr>
            <w:r>
              <w:t>0.849</w:t>
            </w:r>
          </w:p>
        </w:tc>
      </w:tr>
      <w:tr w:rsidR="00F76718" w14:paraId="1870E42B" w14:textId="77777777" w:rsidTr="00F76718">
        <w:tc>
          <w:tcPr>
            <w:tcW w:w="0" w:type="auto"/>
          </w:tcPr>
          <w:p w14:paraId="1D76D984" w14:textId="77777777" w:rsidR="00F76718" w:rsidRDefault="00F76718" w:rsidP="00E56BA9">
            <w:pPr>
              <w:pStyle w:val="Compact"/>
            </w:pPr>
            <w:r w:rsidRPr="007F501B">
              <w:rPr>
                <w:i/>
                <w:iCs/>
              </w:rPr>
              <w:t>r</w:t>
            </w:r>
            <w:r w:rsidRPr="007F501B">
              <w:rPr>
                <w:vertAlign w:val="subscript"/>
              </w:rPr>
              <w:t>M</w:t>
            </w:r>
            <w:r>
              <w:t xml:space="preserve"> slope - curvature</w:t>
            </w:r>
          </w:p>
        </w:tc>
        <w:tc>
          <w:tcPr>
            <w:tcW w:w="0" w:type="auto"/>
          </w:tcPr>
          <w:p w14:paraId="73836495" w14:textId="77777777" w:rsidR="00F76718" w:rsidRDefault="00F76718" w:rsidP="00E56BA9">
            <w:pPr>
              <w:pStyle w:val="Compact"/>
              <w:jc w:val="center"/>
            </w:pPr>
            <w:r>
              <w:t>-0.06</w:t>
            </w:r>
          </w:p>
        </w:tc>
        <w:tc>
          <w:tcPr>
            <w:tcW w:w="0" w:type="auto"/>
          </w:tcPr>
          <w:p w14:paraId="12B69AD9" w14:textId="77777777" w:rsidR="00F76718" w:rsidRDefault="00F76718" w:rsidP="00E56BA9">
            <w:pPr>
              <w:pStyle w:val="Compact"/>
              <w:jc w:val="center"/>
            </w:pPr>
            <w:r>
              <w:t>-0.877</w:t>
            </w:r>
          </w:p>
        </w:tc>
        <w:tc>
          <w:tcPr>
            <w:tcW w:w="0" w:type="auto"/>
          </w:tcPr>
          <w:p w14:paraId="025F2DE9" w14:textId="77777777" w:rsidR="00F76718" w:rsidRDefault="00F76718" w:rsidP="00E56BA9">
            <w:pPr>
              <w:pStyle w:val="Compact"/>
              <w:jc w:val="center"/>
            </w:pPr>
            <w:r>
              <w:t>0.815</w:t>
            </w:r>
          </w:p>
        </w:tc>
      </w:tr>
      <w:tr w:rsidR="00F76718" w14:paraId="30F74F71" w14:textId="77777777" w:rsidTr="00F76718">
        <w:tc>
          <w:tcPr>
            <w:tcW w:w="0" w:type="auto"/>
          </w:tcPr>
          <w:p w14:paraId="3DEDF2A8" w14:textId="77777777" w:rsidR="00F76718" w:rsidRDefault="00F76718" w:rsidP="00E56BA9">
            <w:pPr>
              <w:pStyle w:val="Compact"/>
            </w:pPr>
            <w:r w:rsidRPr="007F501B">
              <w:rPr>
                <w:i/>
                <w:iCs/>
              </w:rPr>
              <w:t>r</w:t>
            </w:r>
            <w:r w:rsidRPr="007F501B">
              <w:rPr>
                <w:vertAlign w:val="subscript"/>
              </w:rPr>
              <w:t>G</w:t>
            </w:r>
            <w:r>
              <w:t xml:space="preserve"> intercept - slope</w:t>
            </w:r>
          </w:p>
        </w:tc>
        <w:tc>
          <w:tcPr>
            <w:tcW w:w="0" w:type="auto"/>
          </w:tcPr>
          <w:p w14:paraId="6C82E7E0" w14:textId="77777777" w:rsidR="00F76718" w:rsidRDefault="00F76718" w:rsidP="00E56BA9">
            <w:pPr>
              <w:pStyle w:val="Compact"/>
              <w:jc w:val="center"/>
            </w:pPr>
            <w:r>
              <w:t>0.014</w:t>
            </w:r>
          </w:p>
        </w:tc>
        <w:tc>
          <w:tcPr>
            <w:tcW w:w="0" w:type="auto"/>
          </w:tcPr>
          <w:p w14:paraId="75067C33" w14:textId="77777777" w:rsidR="00F76718" w:rsidRDefault="00F76718" w:rsidP="00E56BA9">
            <w:pPr>
              <w:pStyle w:val="Compact"/>
              <w:jc w:val="center"/>
            </w:pPr>
            <w:r>
              <w:t>-0.233</w:t>
            </w:r>
          </w:p>
        </w:tc>
        <w:tc>
          <w:tcPr>
            <w:tcW w:w="0" w:type="auto"/>
          </w:tcPr>
          <w:p w14:paraId="14D7AC3D" w14:textId="77777777" w:rsidR="00F76718" w:rsidRDefault="00F76718" w:rsidP="00E56BA9">
            <w:pPr>
              <w:pStyle w:val="Compact"/>
              <w:jc w:val="center"/>
            </w:pPr>
            <w:r>
              <w:t>0.242</w:t>
            </w:r>
          </w:p>
        </w:tc>
      </w:tr>
      <w:tr w:rsidR="00F76718" w14:paraId="392B7426" w14:textId="77777777" w:rsidTr="00F76718">
        <w:tc>
          <w:tcPr>
            <w:tcW w:w="0" w:type="auto"/>
          </w:tcPr>
          <w:p w14:paraId="1AAF6D22" w14:textId="77777777" w:rsidR="00F76718" w:rsidRDefault="00F76718" w:rsidP="00E56BA9">
            <w:pPr>
              <w:pStyle w:val="Compact"/>
            </w:pPr>
            <w:r w:rsidRPr="007F501B">
              <w:rPr>
                <w:i/>
                <w:iCs/>
              </w:rPr>
              <w:t>r</w:t>
            </w:r>
            <w:r w:rsidRPr="007F501B">
              <w:rPr>
                <w:vertAlign w:val="subscript"/>
              </w:rPr>
              <w:t>G</w:t>
            </w:r>
            <w:r>
              <w:t xml:space="preserve"> intercept - curvature</w:t>
            </w:r>
          </w:p>
        </w:tc>
        <w:tc>
          <w:tcPr>
            <w:tcW w:w="0" w:type="auto"/>
          </w:tcPr>
          <w:p w14:paraId="56FA64FA" w14:textId="77777777" w:rsidR="00F76718" w:rsidRDefault="00F76718" w:rsidP="00E56BA9">
            <w:pPr>
              <w:pStyle w:val="Compact"/>
              <w:jc w:val="center"/>
            </w:pPr>
            <w:r>
              <w:t>-0.549</w:t>
            </w:r>
          </w:p>
        </w:tc>
        <w:tc>
          <w:tcPr>
            <w:tcW w:w="0" w:type="auto"/>
          </w:tcPr>
          <w:p w14:paraId="5F00AA6D" w14:textId="77777777" w:rsidR="00F76718" w:rsidRDefault="00F76718" w:rsidP="00E56BA9">
            <w:pPr>
              <w:pStyle w:val="Compact"/>
              <w:jc w:val="center"/>
            </w:pPr>
            <w:r>
              <w:t>-0.742</w:t>
            </w:r>
          </w:p>
        </w:tc>
        <w:tc>
          <w:tcPr>
            <w:tcW w:w="0" w:type="auto"/>
          </w:tcPr>
          <w:p w14:paraId="37970F1C" w14:textId="77777777" w:rsidR="00F76718" w:rsidRDefault="00F76718" w:rsidP="00E56BA9">
            <w:pPr>
              <w:pStyle w:val="Compact"/>
              <w:jc w:val="center"/>
            </w:pPr>
            <w:r>
              <w:t>-0.356</w:t>
            </w:r>
          </w:p>
        </w:tc>
      </w:tr>
      <w:tr w:rsidR="00F76718" w14:paraId="5104D959" w14:textId="77777777" w:rsidTr="00F76718">
        <w:tc>
          <w:tcPr>
            <w:tcW w:w="0" w:type="auto"/>
          </w:tcPr>
          <w:p w14:paraId="53139A83" w14:textId="77777777" w:rsidR="00F76718" w:rsidRDefault="00F76718" w:rsidP="00E56BA9">
            <w:pPr>
              <w:pStyle w:val="Compact"/>
            </w:pPr>
            <w:r w:rsidRPr="007F501B">
              <w:rPr>
                <w:i/>
                <w:iCs/>
              </w:rPr>
              <w:t>r</w:t>
            </w:r>
            <w:r w:rsidRPr="007F501B">
              <w:rPr>
                <w:vertAlign w:val="subscript"/>
              </w:rPr>
              <w:t>G</w:t>
            </w:r>
            <w:r>
              <w:t xml:space="preserve"> slope - curvature</w:t>
            </w:r>
          </w:p>
        </w:tc>
        <w:tc>
          <w:tcPr>
            <w:tcW w:w="0" w:type="auto"/>
          </w:tcPr>
          <w:p w14:paraId="321B8316" w14:textId="77777777" w:rsidR="00F76718" w:rsidRPr="00A8636E" w:rsidRDefault="00F76718" w:rsidP="00E56BA9">
            <w:pPr>
              <w:pStyle w:val="Compact"/>
              <w:jc w:val="center"/>
              <w:rPr>
                <w:b/>
                <w:bCs/>
              </w:rPr>
            </w:pPr>
            <w:r w:rsidRPr="00A8636E">
              <w:rPr>
                <w:b/>
                <w:bCs/>
              </w:rPr>
              <w:t>0.686</w:t>
            </w:r>
          </w:p>
        </w:tc>
        <w:tc>
          <w:tcPr>
            <w:tcW w:w="0" w:type="auto"/>
          </w:tcPr>
          <w:p w14:paraId="6480A141" w14:textId="77777777" w:rsidR="00F76718" w:rsidRPr="00A8636E" w:rsidRDefault="00F76718" w:rsidP="00E56BA9">
            <w:pPr>
              <w:pStyle w:val="Compact"/>
              <w:jc w:val="center"/>
              <w:rPr>
                <w:b/>
                <w:bCs/>
              </w:rPr>
            </w:pPr>
            <w:r w:rsidRPr="00A8636E">
              <w:rPr>
                <w:b/>
                <w:bCs/>
              </w:rPr>
              <w:t>0.542</w:t>
            </w:r>
          </w:p>
        </w:tc>
        <w:tc>
          <w:tcPr>
            <w:tcW w:w="0" w:type="auto"/>
          </w:tcPr>
          <w:p w14:paraId="35B738A5" w14:textId="77777777" w:rsidR="00F76718" w:rsidRPr="00A8636E" w:rsidRDefault="00F76718" w:rsidP="00E56BA9">
            <w:pPr>
              <w:pStyle w:val="Compact"/>
              <w:jc w:val="center"/>
              <w:rPr>
                <w:b/>
                <w:bCs/>
              </w:rPr>
            </w:pPr>
            <w:r w:rsidRPr="00A8636E">
              <w:rPr>
                <w:b/>
                <w:bCs/>
              </w:rPr>
              <w:t>0.804</w:t>
            </w:r>
          </w:p>
        </w:tc>
      </w:tr>
      <w:tr w:rsidR="00051418" w14:paraId="68C780B9" w14:textId="77777777" w:rsidTr="00F76718">
        <w:tc>
          <w:tcPr>
            <w:tcW w:w="0" w:type="auto"/>
          </w:tcPr>
          <w:p w14:paraId="429ED0AF" w14:textId="0A205A3D" w:rsidR="00051418" w:rsidRPr="007F501B" w:rsidRDefault="00051418" w:rsidP="00051418">
            <w:pPr>
              <w:pStyle w:val="Compact"/>
              <w:rPr>
                <w:i/>
                <w:iCs/>
              </w:rPr>
            </w:pPr>
            <w:r>
              <w:t>Residual</w:t>
            </w:r>
          </w:p>
        </w:tc>
        <w:tc>
          <w:tcPr>
            <w:tcW w:w="0" w:type="auto"/>
          </w:tcPr>
          <w:p w14:paraId="61B8A4E9" w14:textId="16328239" w:rsidR="00051418" w:rsidRPr="00A8636E" w:rsidRDefault="00051418" w:rsidP="00051418">
            <w:pPr>
              <w:pStyle w:val="Compact"/>
              <w:jc w:val="center"/>
              <w:rPr>
                <w:b/>
                <w:bCs/>
              </w:rPr>
            </w:pPr>
            <w:r w:rsidRPr="00A8636E">
              <w:rPr>
                <w:b/>
                <w:bCs/>
              </w:rPr>
              <w:t>-2.087</w:t>
            </w:r>
          </w:p>
        </w:tc>
        <w:tc>
          <w:tcPr>
            <w:tcW w:w="0" w:type="auto"/>
          </w:tcPr>
          <w:p w14:paraId="039B6899" w14:textId="2ABA70B1" w:rsidR="00051418" w:rsidRPr="00A8636E" w:rsidRDefault="00051418" w:rsidP="00051418">
            <w:pPr>
              <w:pStyle w:val="Compact"/>
              <w:jc w:val="center"/>
              <w:rPr>
                <w:b/>
                <w:bCs/>
              </w:rPr>
            </w:pPr>
            <w:r w:rsidRPr="00A8636E">
              <w:rPr>
                <w:b/>
                <w:bCs/>
              </w:rPr>
              <w:t>-2.118</w:t>
            </w:r>
          </w:p>
        </w:tc>
        <w:tc>
          <w:tcPr>
            <w:tcW w:w="0" w:type="auto"/>
          </w:tcPr>
          <w:p w14:paraId="7C0862E9" w14:textId="0F873FB7" w:rsidR="00051418" w:rsidRPr="00A8636E" w:rsidRDefault="00051418" w:rsidP="00051418">
            <w:pPr>
              <w:pStyle w:val="Compact"/>
              <w:jc w:val="center"/>
              <w:rPr>
                <w:b/>
                <w:bCs/>
              </w:rPr>
            </w:pPr>
            <w:r w:rsidRPr="00A8636E">
              <w:rPr>
                <w:b/>
                <w:bCs/>
              </w:rPr>
              <w:t>-2.057</w:t>
            </w:r>
          </w:p>
        </w:tc>
      </w:tr>
      <w:tr w:rsidR="00051418" w14:paraId="3AE8EA18" w14:textId="77777777" w:rsidTr="0060796A">
        <w:tc>
          <w:tcPr>
            <w:tcW w:w="0" w:type="auto"/>
          </w:tcPr>
          <w:p w14:paraId="14AA697D" w14:textId="77777777" w:rsidR="00051418" w:rsidRDefault="00051418" w:rsidP="0060796A">
            <w:pPr>
              <w:pStyle w:val="Compact"/>
            </w:pPr>
            <w:r>
              <w:t xml:space="preserve">Residual </w:t>
            </w:r>
            <m:oMath>
              <m:r>
                <w:rPr>
                  <w:rFonts w:ascii="Cambria Math" w:hAnsi="Cambria Math"/>
                </w:rPr>
                <m:t>×</m:t>
              </m:r>
            </m:oMath>
            <w:r>
              <w:rPr>
                <w:rFonts w:eastAsiaTheme="minorEastAsia"/>
              </w:rPr>
              <w:t xml:space="preserve"> </w:t>
            </w:r>
            <w:r w:rsidRPr="001F105A">
              <w:rPr>
                <w:iCs/>
              </w:rPr>
              <w:t>Age</w:t>
            </w:r>
          </w:p>
        </w:tc>
        <w:tc>
          <w:tcPr>
            <w:tcW w:w="0" w:type="auto"/>
          </w:tcPr>
          <w:p w14:paraId="689D9AED" w14:textId="77777777" w:rsidR="00051418" w:rsidRDefault="00051418" w:rsidP="0060796A">
            <w:pPr>
              <w:pStyle w:val="Compact"/>
              <w:jc w:val="center"/>
            </w:pPr>
            <w:r>
              <w:t>-0.048</w:t>
            </w:r>
          </w:p>
        </w:tc>
        <w:tc>
          <w:tcPr>
            <w:tcW w:w="0" w:type="auto"/>
          </w:tcPr>
          <w:p w14:paraId="014D70FC" w14:textId="77777777" w:rsidR="00051418" w:rsidRDefault="00051418" w:rsidP="0060796A">
            <w:pPr>
              <w:pStyle w:val="Compact"/>
              <w:jc w:val="center"/>
            </w:pPr>
            <w:r>
              <w:t>-0.084</w:t>
            </w:r>
          </w:p>
        </w:tc>
        <w:tc>
          <w:tcPr>
            <w:tcW w:w="0" w:type="auto"/>
          </w:tcPr>
          <w:p w14:paraId="12F422D4" w14:textId="77777777" w:rsidR="00051418" w:rsidRDefault="00051418" w:rsidP="0060796A">
            <w:pPr>
              <w:pStyle w:val="Compact"/>
              <w:jc w:val="center"/>
            </w:pPr>
            <w:r>
              <w:t>-0.011</w:t>
            </w:r>
          </w:p>
        </w:tc>
      </w:tr>
      <w:tr w:rsidR="00051418" w14:paraId="5CE912BB" w14:textId="77777777" w:rsidTr="00F76718">
        <w:tc>
          <w:tcPr>
            <w:tcW w:w="0" w:type="auto"/>
          </w:tcPr>
          <w:p w14:paraId="50D51BCD" w14:textId="77777777" w:rsidR="00051418" w:rsidRPr="007F501B" w:rsidRDefault="00051418" w:rsidP="00051418">
            <w:pPr>
              <w:pStyle w:val="Compact"/>
              <w:rPr>
                <w:i/>
                <w:iCs/>
              </w:rPr>
            </w:pPr>
          </w:p>
        </w:tc>
        <w:tc>
          <w:tcPr>
            <w:tcW w:w="0" w:type="auto"/>
          </w:tcPr>
          <w:p w14:paraId="1A9855B3" w14:textId="77777777" w:rsidR="00051418" w:rsidRPr="00A8636E" w:rsidRDefault="00051418" w:rsidP="00051418">
            <w:pPr>
              <w:pStyle w:val="Compact"/>
              <w:jc w:val="center"/>
              <w:rPr>
                <w:b/>
                <w:bCs/>
              </w:rPr>
            </w:pPr>
          </w:p>
        </w:tc>
        <w:tc>
          <w:tcPr>
            <w:tcW w:w="0" w:type="auto"/>
          </w:tcPr>
          <w:p w14:paraId="611C7FC7" w14:textId="77777777" w:rsidR="00051418" w:rsidRPr="00A8636E" w:rsidRDefault="00051418" w:rsidP="00051418">
            <w:pPr>
              <w:pStyle w:val="Compact"/>
              <w:jc w:val="center"/>
              <w:rPr>
                <w:b/>
                <w:bCs/>
              </w:rPr>
            </w:pPr>
          </w:p>
        </w:tc>
        <w:tc>
          <w:tcPr>
            <w:tcW w:w="0" w:type="auto"/>
          </w:tcPr>
          <w:p w14:paraId="1D5EE7A3" w14:textId="77777777" w:rsidR="00051418" w:rsidRPr="00A8636E" w:rsidRDefault="00051418" w:rsidP="00051418">
            <w:pPr>
              <w:pStyle w:val="Compact"/>
              <w:jc w:val="center"/>
              <w:rPr>
                <w:b/>
                <w:bCs/>
              </w:rPr>
            </w:pPr>
          </w:p>
        </w:tc>
      </w:tr>
    </w:tbl>
    <w:p w14:paraId="626DE46B" w14:textId="77777777" w:rsidR="002B204B" w:rsidRDefault="002B204B" w:rsidP="00F76718">
      <w:pPr>
        <w:pStyle w:val="TableCaption"/>
        <w:rPr>
          <w:ins w:id="9" w:author="Daniel Noble" w:date="2020-09-14T09:11:00Z"/>
          <w:rFonts w:ascii="Times New Roman" w:hAnsi="Times New Roman" w:cs="Times New Roman"/>
          <w:b/>
          <w:bCs/>
          <w:i w:val="0"/>
          <w:iCs/>
        </w:rPr>
      </w:pPr>
    </w:p>
    <w:p w14:paraId="256D9B0F" w14:textId="5888CF72" w:rsidR="00AA0F39" w:rsidRPr="00AA0F39" w:rsidRDefault="00F76718" w:rsidP="00AA0F39">
      <w:pPr>
        <w:pStyle w:val="BodyText"/>
      </w:pPr>
      <w:r w:rsidRPr="00AA0F39">
        <w:rPr>
          <w:rFonts w:cs="Times New Roman"/>
          <w:b/>
          <w:bCs/>
        </w:rPr>
        <w:t>Table S</w:t>
      </w:r>
      <w:r w:rsidR="00547E7B">
        <w:rPr>
          <w:rFonts w:cs="Times New Roman"/>
          <w:b/>
          <w:bCs/>
        </w:rPr>
        <w:t>8</w:t>
      </w:r>
      <w:r w:rsidRPr="00AA0F39">
        <w:rPr>
          <w:rFonts w:cs="Times New Roman"/>
        </w:rPr>
        <w:t xml:space="preserve"> </w:t>
      </w:r>
      <w:r w:rsidR="00DD3129" w:rsidRPr="00AA0F39">
        <w:t xml:space="preserve">Estimates </w:t>
      </w:r>
      <w:r w:rsidRPr="00AA0F39">
        <w:rPr>
          <w:rFonts w:cs="Times New Roman"/>
        </w:rPr>
        <w:t>from model with interaction between treatment and quadratic age paramater only. Bolded estimates are significantly different from zero. * indicates that value is above zero prior to rounding. n</w:t>
      </w:r>
      <w:r w:rsidRPr="00AA0F39">
        <w:rPr>
          <w:rFonts w:cs="Times New Roman"/>
          <w:vertAlign w:val="subscript"/>
        </w:rPr>
        <w:t>obs</w:t>
      </w:r>
      <w:r w:rsidRPr="00AA0F39">
        <w:rPr>
          <w:rFonts w:cs="Times New Roman"/>
        </w:rPr>
        <w:t xml:space="preserve"> = </w:t>
      </w:r>
      <w:r w:rsidR="00197597">
        <w:rPr>
          <w:rFonts w:cs="Times New Roman"/>
        </w:rPr>
        <w:t>2926</w:t>
      </w:r>
      <w:r w:rsidRPr="00AA0F39">
        <w:rPr>
          <w:rFonts w:cs="Times New Roman"/>
        </w:rPr>
        <w:t>. G is the additive genetic variance, M is maternal effects. r is the correlation between variance components.</w:t>
      </w:r>
      <w:ins w:id="10" w:author="Daniel Noble" w:date="2020-09-14T09:16:00Z">
        <w:r w:rsidR="0036234B" w:rsidRPr="00AA0F39">
          <w:rPr>
            <w:rFonts w:eastAsiaTheme="minorEastAsia"/>
          </w:rPr>
          <w:t xml:space="preserve"> </w:t>
        </w:r>
      </w:ins>
      <w:r w:rsidR="00AA0F39" w:rsidRPr="00AA0F39">
        <w:rPr>
          <w:rFonts w:eastAsiaTheme="minorEastAsia"/>
        </w:rPr>
        <w:t>Age measured in days was z-transformed (mean = 361.34, SD = 185.16)</w:t>
      </w:r>
    </w:p>
    <w:p w14:paraId="7EA7505A" w14:textId="78E2472B" w:rsidR="00F76718" w:rsidRPr="00AA3E17" w:rsidRDefault="00F76718" w:rsidP="00F76718">
      <w:pPr>
        <w:pStyle w:val="TableCaption"/>
        <w:rPr>
          <w:rFonts w:ascii="Times New Roman" w:hAnsi="Times New Roman" w:cs="Times New Roman"/>
          <w:i w:val="0"/>
          <w:iCs/>
        </w:rPr>
      </w:pPr>
    </w:p>
    <w:tbl>
      <w:tblPr>
        <w:tblStyle w:val="Table"/>
        <w:tblW w:w="4097" w:type="pct"/>
        <w:tblInd w:w="763" w:type="dxa"/>
        <w:tblLook w:val="07E0" w:firstRow="1" w:lastRow="1" w:firstColumn="1" w:lastColumn="1" w:noHBand="1" w:noVBand="1"/>
      </w:tblPr>
      <w:tblGrid>
        <w:gridCol w:w="3714"/>
        <w:gridCol w:w="1596"/>
        <w:gridCol w:w="1274"/>
        <w:gridCol w:w="1263"/>
      </w:tblGrid>
      <w:tr w:rsidR="00F76718" w14:paraId="164BC5AC" w14:textId="77777777" w:rsidTr="00F76718">
        <w:tc>
          <w:tcPr>
            <w:tcW w:w="0" w:type="auto"/>
            <w:tcBorders>
              <w:bottom w:val="single" w:sz="0" w:space="0" w:color="auto"/>
            </w:tcBorders>
            <w:vAlign w:val="bottom"/>
          </w:tcPr>
          <w:p w14:paraId="324CA2DA" w14:textId="77777777" w:rsidR="00F76718" w:rsidRDefault="00F76718" w:rsidP="00E56BA9">
            <w:pPr>
              <w:pStyle w:val="Compact"/>
            </w:pPr>
            <w:r>
              <w:t>Parameter</w:t>
            </w:r>
          </w:p>
        </w:tc>
        <w:tc>
          <w:tcPr>
            <w:tcW w:w="0" w:type="auto"/>
            <w:tcBorders>
              <w:bottom w:val="single" w:sz="0" w:space="0" w:color="auto"/>
            </w:tcBorders>
            <w:vAlign w:val="bottom"/>
          </w:tcPr>
          <w:p w14:paraId="41106195" w14:textId="77777777" w:rsidR="00F76718" w:rsidRDefault="00F76718" w:rsidP="00E56BA9">
            <w:pPr>
              <w:pStyle w:val="Compact"/>
              <w:jc w:val="center"/>
            </w:pPr>
            <w:r>
              <w:t>Estimate</w:t>
            </w:r>
          </w:p>
        </w:tc>
        <w:tc>
          <w:tcPr>
            <w:tcW w:w="0" w:type="auto"/>
            <w:tcBorders>
              <w:bottom w:val="single" w:sz="0" w:space="0" w:color="auto"/>
            </w:tcBorders>
            <w:vAlign w:val="bottom"/>
          </w:tcPr>
          <w:p w14:paraId="2C7C698C" w14:textId="6ABEBEDA" w:rsidR="00F76718" w:rsidRDefault="00F76718" w:rsidP="00E56BA9">
            <w:pPr>
              <w:pStyle w:val="Compact"/>
              <w:jc w:val="center"/>
            </w:pPr>
            <w:r>
              <w:t>Lower</w:t>
            </w:r>
          </w:p>
        </w:tc>
        <w:tc>
          <w:tcPr>
            <w:tcW w:w="0" w:type="auto"/>
            <w:tcBorders>
              <w:bottom w:val="single" w:sz="0" w:space="0" w:color="auto"/>
            </w:tcBorders>
            <w:vAlign w:val="bottom"/>
          </w:tcPr>
          <w:p w14:paraId="3BE9E039" w14:textId="26EBE478" w:rsidR="00F76718" w:rsidRDefault="00F76718" w:rsidP="00E56BA9">
            <w:pPr>
              <w:pStyle w:val="Compact"/>
              <w:jc w:val="center"/>
            </w:pPr>
            <w:r>
              <w:t>Upper</w:t>
            </w:r>
          </w:p>
        </w:tc>
      </w:tr>
      <w:tr w:rsidR="00F76718" w14:paraId="06FDA637" w14:textId="77777777" w:rsidTr="00F76718">
        <w:tc>
          <w:tcPr>
            <w:tcW w:w="0" w:type="auto"/>
          </w:tcPr>
          <w:p w14:paraId="73EB1E97" w14:textId="77777777" w:rsidR="00F76718" w:rsidRDefault="00F76718" w:rsidP="00E56BA9">
            <w:pPr>
              <w:pStyle w:val="Compact"/>
            </w:pPr>
            <w:r>
              <w:t>Intercept</w:t>
            </w:r>
          </w:p>
        </w:tc>
        <w:tc>
          <w:tcPr>
            <w:tcW w:w="0" w:type="auto"/>
          </w:tcPr>
          <w:p w14:paraId="1E016F28" w14:textId="77777777" w:rsidR="00F76718" w:rsidRPr="00A8636E" w:rsidRDefault="00F76718" w:rsidP="00E56BA9">
            <w:pPr>
              <w:pStyle w:val="Compact"/>
              <w:jc w:val="center"/>
              <w:rPr>
                <w:b/>
                <w:bCs/>
              </w:rPr>
            </w:pPr>
            <w:r w:rsidRPr="00A8636E">
              <w:rPr>
                <w:b/>
                <w:bCs/>
              </w:rPr>
              <w:t>-0.99</w:t>
            </w:r>
          </w:p>
        </w:tc>
        <w:tc>
          <w:tcPr>
            <w:tcW w:w="0" w:type="auto"/>
          </w:tcPr>
          <w:p w14:paraId="38122560" w14:textId="77777777" w:rsidR="00F76718" w:rsidRPr="00A8636E" w:rsidRDefault="00F76718" w:rsidP="00E56BA9">
            <w:pPr>
              <w:pStyle w:val="Compact"/>
              <w:jc w:val="center"/>
              <w:rPr>
                <w:b/>
                <w:bCs/>
              </w:rPr>
            </w:pPr>
            <w:r w:rsidRPr="00A8636E">
              <w:rPr>
                <w:b/>
                <w:bCs/>
              </w:rPr>
              <w:t>-1.009</w:t>
            </w:r>
          </w:p>
        </w:tc>
        <w:tc>
          <w:tcPr>
            <w:tcW w:w="0" w:type="auto"/>
          </w:tcPr>
          <w:p w14:paraId="2B30B788" w14:textId="77777777" w:rsidR="00F76718" w:rsidRPr="00A8636E" w:rsidRDefault="00F76718" w:rsidP="00E56BA9">
            <w:pPr>
              <w:pStyle w:val="Compact"/>
              <w:jc w:val="center"/>
              <w:rPr>
                <w:b/>
                <w:bCs/>
              </w:rPr>
            </w:pPr>
            <w:r w:rsidRPr="00A8636E">
              <w:rPr>
                <w:b/>
                <w:bCs/>
              </w:rPr>
              <w:t>-0.97</w:t>
            </w:r>
          </w:p>
        </w:tc>
      </w:tr>
      <w:tr w:rsidR="00F76718" w14:paraId="3CFBDB5F" w14:textId="77777777" w:rsidTr="00F76718">
        <w:tc>
          <w:tcPr>
            <w:tcW w:w="0" w:type="auto"/>
          </w:tcPr>
          <w:p w14:paraId="7E0F6357" w14:textId="77777777" w:rsidR="00F76718" w:rsidRDefault="00F76718" w:rsidP="00E56BA9">
            <w:pPr>
              <w:pStyle w:val="Compact"/>
            </w:pPr>
            <w:r>
              <w:t>Age</w:t>
            </w:r>
          </w:p>
        </w:tc>
        <w:tc>
          <w:tcPr>
            <w:tcW w:w="0" w:type="auto"/>
          </w:tcPr>
          <w:p w14:paraId="2F630408" w14:textId="77777777" w:rsidR="00F76718" w:rsidRPr="00A8636E" w:rsidRDefault="00F76718" w:rsidP="00E56BA9">
            <w:pPr>
              <w:pStyle w:val="Compact"/>
              <w:jc w:val="center"/>
              <w:rPr>
                <w:b/>
                <w:bCs/>
              </w:rPr>
            </w:pPr>
            <w:r w:rsidRPr="00A8636E">
              <w:rPr>
                <w:b/>
                <w:bCs/>
              </w:rPr>
              <w:t>0.504</w:t>
            </w:r>
          </w:p>
        </w:tc>
        <w:tc>
          <w:tcPr>
            <w:tcW w:w="0" w:type="auto"/>
          </w:tcPr>
          <w:p w14:paraId="049E7FB3" w14:textId="77777777" w:rsidR="00F76718" w:rsidRPr="00A8636E" w:rsidRDefault="00F76718" w:rsidP="00E56BA9">
            <w:pPr>
              <w:pStyle w:val="Compact"/>
              <w:jc w:val="center"/>
              <w:rPr>
                <w:b/>
                <w:bCs/>
              </w:rPr>
            </w:pPr>
            <w:r w:rsidRPr="00A8636E">
              <w:rPr>
                <w:b/>
                <w:bCs/>
              </w:rPr>
              <w:t>0.482</w:t>
            </w:r>
          </w:p>
        </w:tc>
        <w:tc>
          <w:tcPr>
            <w:tcW w:w="0" w:type="auto"/>
          </w:tcPr>
          <w:p w14:paraId="4F95B2DE" w14:textId="77777777" w:rsidR="00F76718" w:rsidRPr="00A8636E" w:rsidRDefault="00F76718" w:rsidP="00E56BA9">
            <w:pPr>
              <w:pStyle w:val="Compact"/>
              <w:jc w:val="center"/>
              <w:rPr>
                <w:b/>
                <w:bCs/>
              </w:rPr>
            </w:pPr>
            <w:r w:rsidRPr="00A8636E">
              <w:rPr>
                <w:b/>
                <w:bCs/>
              </w:rPr>
              <w:t>0.525</w:t>
            </w:r>
          </w:p>
        </w:tc>
      </w:tr>
      <w:tr w:rsidR="00F76718" w14:paraId="00503928" w14:textId="77777777" w:rsidTr="00F76718">
        <w:tc>
          <w:tcPr>
            <w:tcW w:w="0" w:type="auto"/>
          </w:tcPr>
          <w:p w14:paraId="251B947E" w14:textId="77777777" w:rsidR="00F76718" w:rsidRDefault="00F76718" w:rsidP="00E56BA9">
            <w:pPr>
              <w:pStyle w:val="Compact"/>
            </w:pPr>
            <w:r>
              <w:t>Treatment</w:t>
            </w:r>
          </w:p>
        </w:tc>
        <w:tc>
          <w:tcPr>
            <w:tcW w:w="0" w:type="auto"/>
          </w:tcPr>
          <w:p w14:paraId="2E1C7C78" w14:textId="77777777" w:rsidR="00F76718" w:rsidRPr="00A8636E" w:rsidRDefault="00F76718" w:rsidP="00E56BA9">
            <w:pPr>
              <w:pStyle w:val="Compact"/>
              <w:jc w:val="center"/>
              <w:rPr>
                <w:b/>
                <w:bCs/>
              </w:rPr>
            </w:pPr>
            <w:r w:rsidRPr="00A8636E">
              <w:rPr>
                <w:b/>
                <w:bCs/>
              </w:rPr>
              <w:t>-0.083</w:t>
            </w:r>
          </w:p>
        </w:tc>
        <w:tc>
          <w:tcPr>
            <w:tcW w:w="0" w:type="auto"/>
          </w:tcPr>
          <w:p w14:paraId="15DFC124" w14:textId="77777777" w:rsidR="00F76718" w:rsidRPr="00A8636E" w:rsidRDefault="00F76718" w:rsidP="00E56BA9">
            <w:pPr>
              <w:pStyle w:val="Compact"/>
              <w:jc w:val="center"/>
              <w:rPr>
                <w:b/>
                <w:bCs/>
              </w:rPr>
            </w:pPr>
            <w:r w:rsidRPr="00A8636E">
              <w:rPr>
                <w:b/>
                <w:bCs/>
              </w:rPr>
              <w:t>-0.116</w:t>
            </w:r>
          </w:p>
        </w:tc>
        <w:tc>
          <w:tcPr>
            <w:tcW w:w="0" w:type="auto"/>
          </w:tcPr>
          <w:p w14:paraId="440148BC" w14:textId="77777777" w:rsidR="00F76718" w:rsidRPr="00A8636E" w:rsidRDefault="00F76718" w:rsidP="00E56BA9">
            <w:pPr>
              <w:pStyle w:val="Compact"/>
              <w:jc w:val="center"/>
              <w:rPr>
                <w:b/>
                <w:bCs/>
              </w:rPr>
            </w:pPr>
            <w:r w:rsidRPr="00A8636E">
              <w:rPr>
                <w:b/>
                <w:bCs/>
              </w:rPr>
              <w:t>-0.053</w:t>
            </w:r>
          </w:p>
        </w:tc>
      </w:tr>
      <w:tr w:rsidR="00F76718" w14:paraId="0FCA35AA" w14:textId="77777777" w:rsidTr="00F76718">
        <w:tc>
          <w:tcPr>
            <w:tcW w:w="0" w:type="auto"/>
          </w:tcPr>
          <w:p w14:paraId="20AD5361" w14:textId="77777777" w:rsidR="00F76718" w:rsidRDefault="00F76718" w:rsidP="00E56BA9">
            <w:pPr>
              <w:pStyle w:val="Compact"/>
            </w:pPr>
            <w:r>
              <w:t>Age</w:t>
            </w:r>
            <w:r w:rsidRPr="00470E70">
              <w:rPr>
                <w:vertAlign w:val="superscript"/>
              </w:rPr>
              <w:t>2</w:t>
            </w:r>
          </w:p>
        </w:tc>
        <w:tc>
          <w:tcPr>
            <w:tcW w:w="0" w:type="auto"/>
          </w:tcPr>
          <w:p w14:paraId="34646B49" w14:textId="77777777" w:rsidR="00F76718" w:rsidRPr="00A8636E" w:rsidRDefault="00F76718" w:rsidP="00E56BA9">
            <w:pPr>
              <w:pStyle w:val="Compact"/>
              <w:jc w:val="center"/>
              <w:rPr>
                <w:b/>
                <w:bCs/>
              </w:rPr>
            </w:pPr>
            <w:r w:rsidRPr="00A8636E">
              <w:rPr>
                <w:b/>
                <w:bCs/>
              </w:rPr>
              <w:t>-0.194</w:t>
            </w:r>
          </w:p>
        </w:tc>
        <w:tc>
          <w:tcPr>
            <w:tcW w:w="0" w:type="auto"/>
          </w:tcPr>
          <w:p w14:paraId="0B74967B" w14:textId="77777777" w:rsidR="00F76718" w:rsidRPr="00A8636E" w:rsidRDefault="00F76718" w:rsidP="00E56BA9">
            <w:pPr>
              <w:pStyle w:val="Compact"/>
              <w:jc w:val="center"/>
              <w:rPr>
                <w:b/>
                <w:bCs/>
              </w:rPr>
            </w:pPr>
            <w:r w:rsidRPr="00A8636E">
              <w:rPr>
                <w:b/>
                <w:bCs/>
              </w:rPr>
              <w:t>-0.212</w:t>
            </w:r>
          </w:p>
        </w:tc>
        <w:tc>
          <w:tcPr>
            <w:tcW w:w="0" w:type="auto"/>
          </w:tcPr>
          <w:p w14:paraId="12BDA0B0" w14:textId="77777777" w:rsidR="00F76718" w:rsidRPr="00A8636E" w:rsidRDefault="00F76718" w:rsidP="00E56BA9">
            <w:pPr>
              <w:pStyle w:val="Compact"/>
              <w:jc w:val="center"/>
              <w:rPr>
                <w:b/>
                <w:bCs/>
              </w:rPr>
            </w:pPr>
            <w:r w:rsidRPr="00A8636E">
              <w:rPr>
                <w:b/>
                <w:bCs/>
              </w:rPr>
              <w:t>-0.177</w:t>
            </w:r>
          </w:p>
        </w:tc>
      </w:tr>
      <w:tr w:rsidR="00F76718" w14:paraId="51573D54" w14:textId="77777777" w:rsidTr="00F76718">
        <w:tc>
          <w:tcPr>
            <w:tcW w:w="0" w:type="auto"/>
          </w:tcPr>
          <w:p w14:paraId="5B79774C" w14:textId="77777777" w:rsidR="00F76718" w:rsidRDefault="00F76718" w:rsidP="00E56BA9">
            <w:pPr>
              <w:pStyle w:val="Compact"/>
            </w:pPr>
            <w:r>
              <w:t>Treatment x Age</w:t>
            </w:r>
            <w:r w:rsidRPr="00470E70">
              <w:rPr>
                <w:vertAlign w:val="superscript"/>
              </w:rPr>
              <w:t>2</w:t>
            </w:r>
          </w:p>
        </w:tc>
        <w:tc>
          <w:tcPr>
            <w:tcW w:w="0" w:type="auto"/>
          </w:tcPr>
          <w:p w14:paraId="5DE295D2" w14:textId="77777777" w:rsidR="00F76718" w:rsidRDefault="00F76718" w:rsidP="00E56BA9">
            <w:pPr>
              <w:pStyle w:val="Compact"/>
              <w:jc w:val="center"/>
            </w:pPr>
            <w:r>
              <w:t>0.017</w:t>
            </w:r>
          </w:p>
        </w:tc>
        <w:tc>
          <w:tcPr>
            <w:tcW w:w="0" w:type="auto"/>
          </w:tcPr>
          <w:p w14:paraId="589A72C1" w14:textId="77777777" w:rsidR="00F76718" w:rsidRDefault="00F76718" w:rsidP="00E56BA9">
            <w:pPr>
              <w:pStyle w:val="Compact"/>
              <w:jc w:val="center"/>
            </w:pPr>
            <w:r>
              <w:t>-0.007</w:t>
            </w:r>
          </w:p>
        </w:tc>
        <w:tc>
          <w:tcPr>
            <w:tcW w:w="0" w:type="auto"/>
          </w:tcPr>
          <w:p w14:paraId="38312B4F" w14:textId="77777777" w:rsidR="00F76718" w:rsidRDefault="00F76718" w:rsidP="00E56BA9">
            <w:pPr>
              <w:pStyle w:val="Compact"/>
              <w:jc w:val="center"/>
            </w:pPr>
            <w:r>
              <w:t>0.042</w:t>
            </w:r>
          </w:p>
        </w:tc>
      </w:tr>
      <w:tr w:rsidR="00F76718" w14:paraId="44256C05" w14:textId="77777777" w:rsidTr="00F76718">
        <w:tc>
          <w:tcPr>
            <w:tcW w:w="0" w:type="auto"/>
          </w:tcPr>
          <w:p w14:paraId="03F98731" w14:textId="77777777" w:rsidR="00F76718" w:rsidRDefault="00F76718" w:rsidP="00E56BA9">
            <w:pPr>
              <w:pStyle w:val="Compact"/>
            </w:pPr>
            <w:r>
              <w:t>V</w:t>
            </w:r>
            <w:r w:rsidRPr="007F501B">
              <w:rPr>
                <w:vertAlign w:val="subscript"/>
              </w:rPr>
              <w:t>M</w:t>
            </w:r>
            <w:r>
              <w:t xml:space="preserve"> intercept</w:t>
            </w:r>
          </w:p>
        </w:tc>
        <w:tc>
          <w:tcPr>
            <w:tcW w:w="0" w:type="auto"/>
          </w:tcPr>
          <w:p w14:paraId="16C4256A" w14:textId="77777777" w:rsidR="00F76718" w:rsidRPr="00A8636E" w:rsidRDefault="00F76718" w:rsidP="00E56BA9">
            <w:pPr>
              <w:pStyle w:val="Compact"/>
              <w:jc w:val="center"/>
              <w:rPr>
                <w:b/>
                <w:bCs/>
              </w:rPr>
            </w:pPr>
            <w:r w:rsidRPr="00A8636E">
              <w:rPr>
                <w:b/>
                <w:bCs/>
              </w:rPr>
              <w:t>0.025</w:t>
            </w:r>
          </w:p>
        </w:tc>
        <w:tc>
          <w:tcPr>
            <w:tcW w:w="0" w:type="auto"/>
          </w:tcPr>
          <w:p w14:paraId="7DDC1956" w14:textId="77777777" w:rsidR="00F76718" w:rsidRPr="00A8636E" w:rsidRDefault="00F76718" w:rsidP="00E56BA9">
            <w:pPr>
              <w:pStyle w:val="Compact"/>
              <w:jc w:val="center"/>
              <w:rPr>
                <w:b/>
                <w:bCs/>
              </w:rPr>
            </w:pPr>
            <w:r w:rsidRPr="00A8636E">
              <w:rPr>
                <w:b/>
                <w:bCs/>
              </w:rPr>
              <w:t>0.001</w:t>
            </w:r>
          </w:p>
        </w:tc>
        <w:tc>
          <w:tcPr>
            <w:tcW w:w="0" w:type="auto"/>
          </w:tcPr>
          <w:p w14:paraId="7FC50388" w14:textId="77777777" w:rsidR="00F76718" w:rsidRPr="00A8636E" w:rsidRDefault="00F76718" w:rsidP="00E56BA9">
            <w:pPr>
              <w:pStyle w:val="Compact"/>
              <w:jc w:val="center"/>
              <w:rPr>
                <w:b/>
                <w:bCs/>
              </w:rPr>
            </w:pPr>
            <w:r w:rsidRPr="00A8636E">
              <w:rPr>
                <w:b/>
                <w:bCs/>
              </w:rPr>
              <w:t>0.064</w:t>
            </w:r>
          </w:p>
        </w:tc>
      </w:tr>
      <w:tr w:rsidR="00F76718" w14:paraId="122C1C84" w14:textId="77777777" w:rsidTr="00F76718">
        <w:tc>
          <w:tcPr>
            <w:tcW w:w="0" w:type="auto"/>
          </w:tcPr>
          <w:p w14:paraId="6AADE025" w14:textId="77777777" w:rsidR="00F76718" w:rsidRDefault="00F76718" w:rsidP="00E56BA9">
            <w:pPr>
              <w:pStyle w:val="Compact"/>
            </w:pPr>
            <w:r>
              <w:t>V</w:t>
            </w:r>
            <w:r w:rsidRPr="007F501B">
              <w:rPr>
                <w:vertAlign w:val="subscript"/>
              </w:rPr>
              <w:t>M</w:t>
            </w:r>
            <w:r>
              <w:t xml:space="preserve"> slope</w:t>
            </w:r>
          </w:p>
        </w:tc>
        <w:tc>
          <w:tcPr>
            <w:tcW w:w="0" w:type="auto"/>
          </w:tcPr>
          <w:p w14:paraId="2B7CCD99" w14:textId="77777777" w:rsidR="00F76718" w:rsidRPr="00A8636E" w:rsidRDefault="00F76718" w:rsidP="00E56BA9">
            <w:pPr>
              <w:pStyle w:val="Compact"/>
              <w:jc w:val="center"/>
              <w:rPr>
                <w:b/>
                <w:bCs/>
              </w:rPr>
            </w:pPr>
            <w:r w:rsidRPr="00A8636E">
              <w:rPr>
                <w:b/>
                <w:bCs/>
              </w:rPr>
              <w:t>0.069</w:t>
            </w:r>
          </w:p>
        </w:tc>
        <w:tc>
          <w:tcPr>
            <w:tcW w:w="0" w:type="auto"/>
          </w:tcPr>
          <w:p w14:paraId="6DE83E78" w14:textId="77777777" w:rsidR="00F76718" w:rsidRPr="00A8636E" w:rsidRDefault="00F76718" w:rsidP="00E56BA9">
            <w:pPr>
              <w:pStyle w:val="Compact"/>
              <w:jc w:val="center"/>
              <w:rPr>
                <w:b/>
                <w:bCs/>
              </w:rPr>
            </w:pPr>
            <w:r w:rsidRPr="00A8636E">
              <w:rPr>
                <w:b/>
                <w:bCs/>
              </w:rPr>
              <w:t>0.041</w:t>
            </w:r>
          </w:p>
        </w:tc>
        <w:tc>
          <w:tcPr>
            <w:tcW w:w="0" w:type="auto"/>
          </w:tcPr>
          <w:p w14:paraId="01B18446" w14:textId="77777777" w:rsidR="00F76718" w:rsidRPr="00A8636E" w:rsidRDefault="00F76718" w:rsidP="00E56BA9">
            <w:pPr>
              <w:pStyle w:val="Compact"/>
              <w:jc w:val="center"/>
              <w:rPr>
                <w:b/>
                <w:bCs/>
              </w:rPr>
            </w:pPr>
            <w:r w:rsidRPr="00A8636E">
              <w:rPr>
                <w:b/>
                <w:bCs/>
              </w:rPr>
              <w:t>0.098</w:t>
            </w:r>
          </w:p>
        </w:tc>
      </w:tr>
      <w:tr w:rsidR="00F76718" w14:paraId="60CB6883" w14:textId="77777777" w:rsidTr="00F76718">
        <w:tc>
          <w:tcPr>
            <w:tcW w:w="0" w:type="auto"/>
          </w:tcPr>
          <w:p w14:paraId="414EB871" w14:textId="77777777" w:rsidR="00F76718" w:rsidRDefault="00F76718" w:rsidP="00E56BA9">
            <w:pPr>
              <w:pStyle w:val="Compact"/>
            </w:pPr>
            <w:r>
              <w:t>V</w:t>
            </w:r>
            <w:r w:rsidRPr="007F501B">
              <w:rPr>
                <w:vertAlign w:val="subscript"/>
              </w:rPr>
              <w:t>M</w:t>
            </w:r>
            <w:r>
              <w:t xml:space="preserve"> curvature</w:t>
            </w:r>
          </w:p>
        </w:tc>
        <w:tc>
          <w:tcPr>
            <w:tcW w:w="0" w:type="auto"/>
          </w:tcPr>
          <w:p w14:paraId="04069248" w14:textId="77777777" w:rsidR="00F76718" w:rsidRPr="00A8636E" w:rsidRDefault="00F76718" w:rsidP="00E56BA9">
            <w:pPr>
              <w:pStyle w:val="Compact"/>
              <w:jc w:val="center"/>
              <w:rPr>
                <w:b/>
                <w:bCs/>
              </w:rPr>
            </w:pPr>
            <w:r w:rsidRPr="00A8636E">
              <w:rPr>
                <w:b/>
                <w:bCs/>
              </w:rPr>
              <w:t>0.016</w:t>
            </w:r>
          </w:p>
        </w:tc>
        <w:tc>
          <w:tcPr>
            <w:tcW w:w="0" w:type="auto"/>
          </w:tcPr>
          <w:p w14:paraId="0B2695B9" w14:textId="77777777" w:rsidR="00F76718" w:rsidRPr="00A8636E" w:rsidRDefault="00F76718" w:rsidP="00E56BA9">
            <w:pPr>
              <w:pStyle w:val="Compact"/>
              <w:jc w:val="center"/>
              <w:rPr>
                <w:b/>
                <w:bCs/>
              </w:rPr>
            </w:pPr>
            <w:r w:rsidRPr="00A8636E">
              <w:rPr>
                <w:b/>
                <w:bCs/>
              </w:rPr>
              <w:t>0.001</w:t>
            </w:r>
          </w:p>
        </w:tc>
        <w:tc>
          <w:tcPr>
            <w:tcW w:w="0" w:type="auto"/>
          </w:tcPr>
          <w:p w14:paraId="624A8B35" w14:textId="77777777" w:rsidR="00F76718" w:rsidRPr="00A8636E" w:rsidRDefault="00F76718" w:rsidP="00E56BA9">
            <w:pPr>
              <w:pStyle w:val="Compact"/>
              <w:jc w:val="center"/>
              <w:rPr>
                <w:b/>
                <w:bCs/>
              </w:rPr>
            </w:pPr>
            <w:r w:rsidRPr="00A8636E">
              <w:rPr>
                <w:b/>
                <w:bCs/>
              </w:rPr>
              <w:t>0.047</w:t>
            </w:r>
          </w:p>
        </w:tc>
      </w:tr>
      <w:tr w:rsidR="00F76718" w14:paraId="78BDB347" w14:textId="77777777" w:rsidTr="00F76718">
        <w:tc>
          <w:tcPr>
            <w:tcW w:w="0" w:type="auto"/>
          </w:tcPr>
          <w:p w14:paraId="767557E2" w14:textId="77777777" w:rsidR="00F76718" w:rsidRDefault="00F76718" w:rsidP="00E56BA9">
            <w:pPr>
              <w:pStyle w:val="Compact"/>
            </w:pPr>
            <w:r>
              <w:t>V</w:t>
            </w:r>
            <w:r w:rsidRPr="007F501B">
              <w:rPr>
                <w:vertAlign w:val="subscript"/>
              </w:rPr>
              <w:t>permanent environment</w:t>
            </w:r>
          </w:p>
        </w:tc>
        <w:tc>
          <w:tcPr>
            <w:tcW w:w="0" w:type="auto"/>
          </w:tcPr>
          <w:p w14:paraId="0EB96155" w14:textId="77777777" w:rsidR="00F76718" w:rsidRPr="00A8636E" w:rsidRDefault="00F76718" w:rsidP="00E56BA9">
            <w:pPr>
              <w:pStyle w:val="Compact"/>
              <w:jc w:val="center"/>
              <w:rPr>
                <w:b/>
                <w:bCs/>
              </w:rPr>
            </w:pPr>
            <w:r w:rsidRPr="00A8636E">
              <w:rPr>
                <w:b/>
                <w:bCs/>
              </w:rPr>
              <w:t>0.056</w:t>
            </w:r>
          </w:p>
        </w:tc>
        <w:tc>
          <w:tcPr>
            <w:tcW w:w="0" w:type="auto"/>
          </w:tcPr>
          <w:p w14:paraId="78D7A077" w14:textId="77777777" w:rsidR="00F76718" w:rsidRPr="00A8636E" w:rsidRDefault="00F76718" w:rsidP="00E56BA9">
            <w:pPr>
              <w:pStyle w:val="Compact"/>
              <w:jc w:val="center"/>
              <w:rPr>
                <w:b/>
                <w:bCs/>
              </w:rPr>
            </w:pPr>
            <w:r w:rsidRPr="00A8636E">
              <w:rPr>
                <w:b/>
                <w:bCs/>
              </w:rPr>
              <w:t>0.02</w:t>
            </w:r>
          </w:p>
        </w:tc>
        <w:tc>
          <w:tcPr>
            <w:tcW w:w="0" w:type="auto"/>
          </w:tcPr>
          <w:p w14:paraId="0333E3FB" w14:textId="77777777" w:rsidR="00F76718" w:rsidRPr="00A8636E" w:rsidRDefault="00F76718" w:rsidP="00E56BA9">
            <w:pPr>
              <w:pStyle w:val="Compact"/>
              <w:jc w:val="center"/>
              <w:rPr>
                <w:b/>
                <w:bCs/>
              </w:rPr>
            </w:pPr>
            <w:r w:rsidRPr="00A8636E">
              <w:rPr>
                <w:b/>
                <w:bCs/>
              </w:rPr>
              <w:t>0.081</w:t>
            </w:r>
          </w:p>
        </w:tc>
      </w:tr>
      <w:tr w:rsidR="00F76718" w14:paraId="2CB55070" w14:textId="77777777" w:rsidTr="00F76718">
        <w:tc>
          <w:tcPr>
            <w:tcW w:w="0" w:type="auto"/>
          </w:tcPr>
          <w:p w14:paraId="2093933F" w14:textId="77777777" w:rsidR="00F76718" w:rsidRDefault="00F76718" w:rsidP="00E56BA9">
            <w:pPr>
              <w:pStyle w:val="Compact"/>
            </w:pPr>
            <w:r>
              <w:t>V</w:t>
            </w:r>
            <w:r w:rsidRPr="007F501B">
              <w:rPr>
                <w:vertAlign w:val="subscript"/>
              </w:rPr>
              <w:t>G</w:t>
            </w:r>
            <w:r>
              <w:t xml:space="preserve"> intercept</w:t>
            </w:r>
          </w:p>
        </w:tc>
        <w:tc>
          <w:tcPr>
            <w:tcW w:w="0" w:type="auto"/>
          </w:tcPr>
          <w:p w14:paraId="5884AA62" w14:textId="77777777" w:rsidR="00F76718" w:rsidRPr="00A8636E" w:rsidRDefault="00F76718" w:rsidP="00E56BA9">
            <w:pPr>
              <w:pStyle w:val="Compact"/>
              <w:jc w:val="center"/>
              <w:rPr>
                <w:b/>
                <w:bCs/>
              </w:rPr>
            </w:pPr>
            <w:r w:rsidRPr="00A8636E">
              <w:rPr>
                <w:b/>
                <w:bCs/>
              </w:rPr>
              <w:t>0.109</w:t>
            </w:r>
          </w:p>
        </w:tc>
        <w:tc>
          <w:tcPr>
            <w:tcW w:w="0" w:type="auto"/>
          </w:tcPr>
          <w:p w14:paraId="74894AEA" w14:textId="77777777" w:rsidR="00F76718" w:rsidRPr="00A8636E" w:rsidRDefault="00F76718" w:rsidP="00E56BA9">
            <w:pPr>
              <w:pStyle w:val="Compact"/>
              <w:jc w:val="center"/>
              <w:rPr>
                <w:b/>
                <w:bCs/>
              </w:rPr>
            </w:pPr>
            <w:r w:rsidRPr="00A8636E">
              <w:rPr>
                <w:b/>
                <w:bCs/>
              </w:rPr>
              <w:t>0.077</w:t>
            </w:r>
          </w:p>
        </w:tc>
        <w:tc>
          <w:tcPr>
            <w:tcW w:w="0" w:type="auto"/>
          </w:tcPr>
          <w:p w14:paraId="520BE0A1" w14:textId="77777777" w:rsidR="00F76718" w:rsidRPr="00A8636E" w:rsidRDefault="00F76718" w:rsidP="00E56BA9">
            <w:pPr>
              <w:pStyle w:val="Compact"/>
              <w:jc w:val="center"/>
              <w:rPr>
                <w:b/>
                <w:bCs/>
              </w:rPr>
            </w:pPr>
            <w:r w:rsidRPr="00A8636E">
              <w:rPr>
                <w:b/>
                <w:bCs/>
              </w:rPr>
              <w:t>0.135</w:t>
            </w:r>
          </w:p>
        </w:tc>
      </w:tr>
      <w:tr w:rsidR="00F76718" w14:paraId="53F3D37D" w14:textId="77777777" w:rsidTr="00F76718">
        <w:tc>
          <w:tcPr>
            <w:tcW w:w="0" w:type="auto"/>
          </w:tcPr>
          <w:p w14:paraId="42DBAB42" w14:textId="77777777" w:rsidR="00F76718" w:rsidRDefault="00F76718" w:rsidP="00E56BA9">
            <w:pPr>
              <w:pStyle w:val="Compact"/>
            </w:pPr>
            <w:r>
              <w:t>V</w:t>
            </w:r>
            <w:r w:rsidRPr="007F501B">
              <w:rPr>
                <w:vertAlign w:val="subscript"/>
              </w:rPr>
              <w:t>G</w:t>
            </w:r>
            <w:r>
              <w:t xml:space="preserve"> slope</w:t>
            </w:r>
          </w:p>
        </w:tc>
        <w:tc>
          <w:tcPr>
            <w:tcW w:w="0" w:type="auto"/>
          </w:tcPr>
          <w:p w14:paraId="0045E343" w14:textId="77777777" w:rsidR="00F76718" w:rsidRPr="00A8636E" w:rsidRDefault="00F76718" w:rsidP="00E56BA9">
            <w:pPr>
              <w:pStyle w:val="Compact"/>
              <w:jc w:val="center"/>
              <w:rPr>
                <w:b/>
                <w:bCs/>
              </w:rPr>
            </w:pPr>
            <w:r w:rsidRPr="00A8636E">
              <w:rPr>
                <w:b/>
                <w:bCs/>
              </w:rPr>
              <w:t>0.116</w:t>
            </w:r>
          </w:p>
        </w:tc>
        <w:tc>
          <w:tcPr>
            <w:tcW w:w="0" w:type="auto"/>
          </w:tcPr>
          <w:p w14:paraId="142C447B" w14:textId="77777777" w:rsidR="00F76718" w:rsidRPr="00A8636E" w:rsidRDefault="00F76718" w:rsidP="00E56BA9">
            <w:pPr>
              <w:pStyle w:val="Compact"/>
              <w:jc w:val="center"/>
              <w:rPr>
                <w:b/>
                <w:bCs/>
              </w:rPr>
            </w:pPr>
            <w:r w:rsidRPr="00A8636E">
              <w:rPr>
                <w:b/>
                <w:bCs/>
              </w:rPr>
              <w:t>0.099</w:t>
            </w:r>
          </w:p>
        </w:tc>
        <w:tc>
          <w:tcPr>
            <w:tcW w:w="0" w:type="auto"/>
          </w:tcPr>
          <w:p w14:paraId="014BCC93" w14:textId="77777777" w:rsidR="00F76718" w:rsidRPr="00A8636E" w:rsidRDefault="00F76718" w:rsidP="00E56BA9">
            <w:pPr>
              <w:pStyle w:val="Compact"/>
              <w:jc w:val="center"/>
              <w:rPr>
                <w:b/>
                <w:bCs/>
              </w:rPr>
            </w:pPr>
            <w:r w:rsidRPr="00A8636E">
              <w:rPr>
                <w:b/>
                <w:bCs/>
              </w:rPr>
              <w:t>0.135</w:t>
            </w:r>
          </w:p>
        </w:tc>
      </w:tr>
      <w:tr w:rsidR="00F76718" w14:paraId="63368EAD" w14:textId="77777777" w:rsidTr="00F76718">
        <w:tc>
          <w:tcPr>
            <w:tcW w:w="0" w:type="auto"/>
          </w:tcPr>
          <w:p w14:paraId="4C053543" w14:textId="77777777" w:rsidR="00F76718" w:rsidRDefault="00F76718" w:rsidP="00E56BA9">
            <w:pPr>
              <w:pStyle w:val="Compact"/>
            </w:pPr>
            <w:r w:rsidRPr="007F501B">
              <w:t>V</w:t>
            </w:r>
            <w:r w:rsidRPr="007F501B">
              <w:rPr>
                <w:vertAlign w:val="subscript"/>
              </w:rPr>
              <w:t>G</w:t>
            </w:r>
            <w:r>
              <w:t xml:space="preserve"> curvature</w:t>
            </w:r>
          </w:p>
        </w:tc>
        <w:tc>
          <w:tcPr>
            <w:tcW w:w="0" w:type="auto"/>
          </w:tcPr>
          <w:p w14:paraId="7ED93476" w14:textId="77777777" w:rsidR="00F76718" w:rsidRPr="00A8636E" w:rsidRDefault="00F76718" w:rsidP="00E56BA9">
            <w:pPr>
              <w:pStyle w:val="Compact"/>
              <w:jc w:val="center"/>
              <w:rPr>
                <w:b/>
                <w:bCs/>
              </w:rPr>
            </w:pPr>
            <w:r w:rsidRPr="00A8636E">
              <w:rPr>
                <w:b/>
                <w:bCs/>
              </w:rPr>
              <w:t>0.118</w:t>
            </w:r>
          </w:p>
        </w:tc>
        <w:tc>
          <w:tcPr>
            <w:tcW w:w="0" w:type="auto"/>
          </w:tcPr>
          <w:p w14:paraId="6DBE8CFF" w14:textId="77777777" w:rsidR="00F76718" w:rsidRPr="00A8636E" w:rsidRDefault="00F76718" w:rsidP="00E56BA9">
            <w:pPr>
              <w:pStyle w:val="Compact"/>
              <w:jc w:val="center"/>
              <w:rPr>
                <w:b/>
                <w:bCs/>
              </w:rPr>
            </w:pPr>
            <w:r w:rsidRPr="00A8636E">
              <w:rPr>
                <w:b/>
                <w:bCs/>
              </w:rPr>
              <w:t>0.102</w:t>
            </w:r>
          </w:p>
        </w:tc>
        <w:tc>
          <w:tcPr>
            <w:tcW w:w="0" w:type="auto"/>
          </w:tcPr>
          <w:p w14:paraId="423415D6" w14:textId="77777777" w:rsidR="00F76718" w:rsidRPr="00A8636E" w:rsidRDefault="00F76718" w:rsidP="00E56BA9">
            <w:pPr>
              <w:pStyle w:val="Compact"/>
              <w:jc w:val="center"/>
              <w:rPr>
                <w:b/>
                <w:bCs/>
              </w:rPr>
            </w:pPr>
            <w:r w:rsidRPr="00A8636E">
              <w:rPr>
                <w:b/>
                <w:bCs/>
              </w:rPr>
              <w:t>0.135</w:t>
            </w:r>
          </w:p>
        </w:tc>
      </w:tr>
      <w:tr w:rsidR="00F76718" w14:paraId="138ED854" w14:textId="77777777" w:rsidTr="00F76718">
        <w:tc>
          <w:tcPr>
            <w:tcW w:w="0" w:type="auto"/>
          </w:tcPr>
          <w:p w14:paraId="3F0C7E2E" w14:textId="77777777" w:rsidR="00F76718" w:rsidRDefault="00F76718" w:rsidP="00E56BA9">
            <w:pPr>
              <w:pStyle w:val="Compact"/>
            </w:pPr>
            <w:r w:rsidRPr="007F501B">
              <w:rPr>
                <w:i/>
                <w:iCs/>
              </w:rPr>
              <w:t>r</w:t>
            </w:r>
            <w:r w:rsidRPr="007F501B">
              <w:rPr>
                <w:vertAlign w:val="subscript"/>
              </w:rPr>
              <w:t>M</w:t>
            </w:r>
            <w:r>
              <w:t xml:space="preserve"> intercept - slope</w:t>
            </w:r>
          </w:p>
        </w:tc>
        <w:tc>
          <w:tcPr>
            <w:tcW w:w="0" w:type="auto"/>
          </w:tcPr>
          <w:p w14:paraId="5D5183CD" w14:textId="77777777" w:rsidR="00F76718" w:rsidRDefault="00F76718" w:rsidP="00E56BA9">
            <w:pPr>
              <w:pStyle w:val="Compact"/>
              <w:jc w:val="center"/>
            </w:pPr>
            <w:r>
              <w:t>-0.091</w:t>
            </w:r>
          </w:p>
        </w:tc>
        <w:tc>
          <w:tcPr>
            <w:tcW w:w="0" w:type="auto"/>
          </w:tcPr>
          <w:p w14:paraId="1B3A2831" w14:textId="77777777" w:rsidR="00F76718" w:rsidRDefault="00F76718" w:rsidP="00E56BA9">
            <w:pPr>
              <w:pStyle w:val="Compact"/>
              <w:jc w:val="center"/>
            </w:pPr>
            <w:r>
              <w:t>-0.868</w:t>
            </w:r>
          </w:p>
        </w:tc>
        <w:tc>
          <w:tcPr>
            <w:tcW w:w="0" w:type="auto"/>
          </w:tcPr>
          <w:p w14:paraId="212495AD" w14:textId="77777777" w:rsidR="00F76718" w:rsidRDefault="00F76718" w:rsidP="00E56BA9">
            <w:pPr>
              <w:pStyle w:val="Compact"/>
              <w:jc w:val="center"/>
            </w:pPr>
            <w:r>
              <w:t>0.765</w:t>
            </w:r>
          </w:p>
        </w:tc>
      </w:tr>
      <w:tr w:rsidR="00F76718" w14:paraId="1A8A1F46" w14:textId="77777777" w:rsidTr="00F76718">
        <w:tc>
          <w:tcPr>
            <w:tcW w:w="0" w:type="auto"/>
          </w:tcPr>
          <w:p w14:paraId="6A0DD71E" w14:textId="77777777" w:rsidR="00F76718" w:rsidRDefault="00F76718" w:rsidP="00E56BA9">
            <w:pPr>
              <w:pStyle w:val="Compact"/>
            </w:pPr>
            <w:r w:rsidRPr="007F501B">
              <w:rPr>
                <w:i/>
                <w:iCs/>
              </w:rPr>
              <w:t>r</w:t>
            </w:r>
            <w:r w:rsidRPr="007F501B">
              <w:rPr>
                <w:vertAlign w:val="subscript"/>
              </w:rPr>
              <w:t>M</w:t>
            </w:r>
            <w:r>
              <w:t xml:space="preserve"> intercept - curvature</w:t>
            </w:r>
          </w:p>
        </w:tc>
        <w:tc>
          <w:tcPr>
            <w:tcW w:w="0" w:type="auto"/>
          </w:tcPr>
          <w:p w14:paraId="30029A7A" w14:textId="77777777" w:rsidR="00F76718" w:rsidRDefault="00F76718" w:rsidP="00E56BA9">
            <w:pPr>
              <w:pStyle w:val="Compact"/>
              <w:jc w:val="center"/>
            </w:pPr>
            <w:r>
              <w:t>-0.175</w:t>
            </w:r>
          </w:p>
        </w:tc>
        <w:tc>
          <w:tcPr>
            <w:tcW w:w="0" w:type="auto"/>
          </w:tcPr>
          <w:p w14:paraId="6EED0878" w14:textId="77777777" w:rsidR="00F76718" w:rsidRDefault="00F76718" w:rsidP="00E56BA9">
            <w:pPr>
              <w:pStyle w:val="Compact"/>
              <w:jc w:val="center"/>
            </w:pPr>
            <w:r>
              <w:t>-0.929</w:t>
            </w:r>
          </w:p>
        </w:tc>
        <w:tc>
          <w:tcPr>
            <w:tcW w:w="0" w:type="auto"/>
          </w:tcPr>
          <w:p w14:paraId="166ACEBE" w14:textId="77777777" w:rsidR="00F76718" w:rsidRDefault="00F76718" w:rsidP="00E56BA9">
            <w:pPr>
              <w:pStyle w:val="Compact"/>
              <w:jc w:val="center"/>
            </w:pPr>
            <w:r>
              <w:t>0.826</w:t>
            </w:r>
          </w:p>
        </w:tc>
      </w:tr>
      <w:tr w:rsidR="00F76718" w14:paraId="155AA195" w14:textId="77777777" w:rsidTr="00F76718">
        <w:tc>
          <w:tcPr>
            <w:tcW w:w="0" w:type="auto"/>
          </w:tcPr>
          <w:p w14:paraId="3FDE8883" w14:textId="77777777" w:rsidR="00F76718" w:rsidRDefault="00F76718" w:rsidP="00E56BA9">
            <w:pPr>
              <w:pStyle w:val="Compact"/>
            </w:pPr>
            <w:r w:rsidRPr="007F501B">
              <w:rPr>
                <w:i/>
                <w:iCs/>
              </w:rPr>
              <w:lastRenderedPageBreak/>
              <w:t>r</w:t>
            </w:r>
            <w:r w:rsidRPr="007F501B">
              <w:rPr>
                <w:vertAlign w:val="subscript"/>
              </w:rPr>
              <w:t>M</w:t>
            </w:r>
            <w:r>
              <w:t xml:space="preserve"> slope - curvature</w:t>
            </w:r>
          </w:p>
        </w:tc>
        <w:tc>
          <w:tcPr>
            <w:tcW w:w="0" w:type="auto"/>
          </w:tcPr>
          <w:p w14:paraId="5727D963" w14:textId="77777777" w:rsidR="00F76718" w:rsidRDefault="00F76718" w:rsidP="00E56BA9">
            <w:pPr>
              <w:pStyle w:val="Compact"/>
              <w:jc w:val="center"/>
            </w:pPr>
            <w:r>
              <w:t>-0.047</w:t>
            </w:r>
          </w:p>
        </w:tc>
        <w:tc>
          <w:tcPr>
            <w:tcW w:w="0" w:type="auto"/>
          </w:tcPr>
          <w:p w14:paraId="2ECB95F7" w14:textId="77777777" w:rsidR="00F76718" w:rsidRDefault="00F76718" w:rsidP="00E56BA9">
            <w:pPr>
              <w:pStyle w:val="Compact"/>
              <w:jc w:val="center"/>
            </w:pPr>
            <w:r>
              <w:t>-0.902</w:t>
            </w:r>
          </w:p>
        </w:tc>
        <w:tc>
          <w:tcPr>
            <w:tcW w:w="0" w:type="auto"/>
          </w:tcPr>
          <w:p w14:paraId="5344E6E4" w14:textId="77777777" w:rsidR="00F76718" w:rsidRDefault="00F76718" w:rsidP="00E56BA9">
            <w:pPr>
              <w:pStyle w:val="Compact"/>
              <w:jc w:val="center"/>
            </w:pPr>
            <w:r>
              <w:t>0.835</w:t>
            </w:r>
          </w:p>
        </w:tc>
      </w:tr>
      <w:tr w:rsidR="00F76718" w14:paraId="08A633A5" w14:textId="77777777" w:rsidTr="00F76718">
        <w:tc>
          <w:tcPr>
            <w:tcW w:w="0" w:type="auto"/>
          </w:tcPr>
          <w:p w14:paraId="50F5820E" w14:textId="77777777" w:rsidR="00F76718" w:rsidRDefault="00F76718" w:rsidP="00E56BA9">
            <w:pPr>
              <w:pStyle w:val="Compact"/>
            </w:pPr>
            <w:r w:rsidRPr="007F501B">
              <w:rPr>
                <w:i/>
                <w:iCs/>
              </w:rPr>
              <w:t>r</w:t>
            </w:r>
            <w:r w:rsidRPr="007F501B">
              <w:rPr>
                <w:vertAlign w:val="subscript"/>
              </w:rPr>
              <w:t>G</w:t>
            </w:r>
            <w:r>
              <w:t xml:space="preserve"> intercept - slope</w:t>
            </w:r>
          </w:p>
        </w:tc>
        <w:tc>
          <w:tcPr>
            <w:tcW w:w="0" w:type="auto"/>
          </w:tcPr>
          <w:p w14:paraId="758B4460" w14:textId="77777777" w:rsidR="00F76718" w:rsidRDefault="00F76718" w:rsidP="00E56BA9">
            <w:pPr>
              <w:pStyle w:val="Compact"/>
              <w:jc w:val="center"/>
            </w:pPr>
            <w:r>
              <w:t>0.006</w:t>
            </w:r>
          </w:p>
        </w:tc>
        <w:tc>
          <w:tcPr>
            <w:tcW w:w="0" w:type="auto"/>
          </w:tcPr>
          <w:p w14:paraId="7ACB094A" w14:textId="77777777" w:rsidR="00F76718" w:rsidRDefault="00F76718" w:rsidP="00E56BA9">
            <w:pPr>
              <w:pStyle w:val="Compact"/>
              <w:jc w:val="center"/>
            </w:pPr>
            <w:r>
              <w:t>-0.233</w:t>
            </w:r>
          </w:p>
        </w:tc>
        <w:tc>
          <w:tcPr>
            <w:tcW w:w="0" w:type="auto"/>
          </w:tcPr>
          <w:p w14:paraId="5A3043CF" w14:textId="77777777" w:rsidR="00F76718" w:rsidRDefault="00F76718" w:rsidP="00E56BA9">
            <w:pPr>
              <w:pStyle w:val="Compact"/>
              <w:jc w:val="center"/>
            </w:pPr>
            <w:r>
              <w:t>0.249</w:t>
            </w:r>
          </w:p>
        </w:tc>
      </w:tr>
      <w:tr w:rsidR="00F76718" w14:paraId="15356126" w14:textId="77777777" w:rsidTr="00F76718">
        <w:tc>
          <w:tcPr>
            <w:tcW w:w="0" w:type="auto"/>
          </w:tcPr>
          <w:p w14:paraId="6B17F371" w14:textId="77777777" w:rsidR="00F76718" w:rsidRDefault="00F76718" w:rsidP="00E56BA9">
            <w:pPr>
              <w:pStyle w:val="Compact"/>
            </w:pPr>
            <w:r w:rsidRPr="007F501B">
              <w:rPr>
                <w:i/>
                <w:iCs/>
              </w:rPr>
              <w:t>r</w:t>
            </w:r>
            <w:r w:rsidRPr="007F501B">
              <w:rPr>
                <w:vertAlign w:val="subscript"/>
              </w:rPr>
              <w:t>G</w:t>
            </w:r>
            <w:r>
              <w:t xml:space="preserve"> intercept - curvature</w:t>
            </w:r>
          </w:p>
        </w:tc>
        <w:tc>
          <w:tcPr>
            <w:tcW w:w="0" w:type="auto"/>
          </w:tcPr>
          <w:p w14:paraId="10E3203A" w14:textId="77777777" w:rsidR="00F76718" w:rsidRDefault="00F76718" w:rsidP="00E56BA9">
            <w:pPr>
              <w:pStyle w:val="Compact"/>
              <w:jc w:val="center"/>
            </w:pPr>
            <w:r>
              <w:t>-0.559</w:t>
            </w:r>
          </w:p>
        </w:tc>
        <w:tc>
          <w:tcPr>
            <w:tcW w:w="0" w:type="auto"/>
          </w:tcPr>
          <w:p w14:paraId="74581361" w14:textId="77777777" w:rsidR="00F76718" w:rsidRDefault="00F76718" w:rsidP="00E56BA9">
            <w:pPr>
              <w:pStyle w:val="Compact"/>
              <w:jc w:val="center"/>
            </w:pPr>
            <w:r>
              <w:t>-0.755</w:t>
            </w:r>
          </w:p>
        </w:tc>
        <w:tc>
          <w:tcPr>
            <w:tcW w:w="0" w:type="auto"/>
          </w:tcPr>
          <w:p w14:paraId="71EC66EC" w14:textId="77777777" w:rsidR="00F76718" w:rsidRDefault="00F76718" w:rsidP="00E56BA9">
            <w:pPr>
              <w:pStyle w:val="Compact"/>
              <w:jc w:val="center"/>
            </w:pPr>
            <w:r>
              <w:t>-0.352</w:t>
            </w:r>
          </w:p>
        </w:tc>
      </w:tr>
      <w:tr w:rsidR="00F76718" w14:paraId="55505708" w14:textId="77777777" w:rsidTr="00F76718">
        <w:tc>
          <w:tcPr>
            <w:tcW w:w="0" w:type="auto"/>
          </w:tcPr>
          <w:p w14:paraId="3BDCBA8F" w14:textId="77777777" w:rsidR="00F76718" w:rsidRDefault="00F76718" w:rsidP="00E56BA9">
            <w:pPr>
              <w:pStyle w:val="Compact"/>
            </w:pPr>
            <w:r w:rsidRPr="007F501B">
              <w:rPr>
                <w:i/>
                <w:iCs/>
              </w:rPr>
              <w:t>r</w:t>
            </w:r>
            <w:r w:rsidRPr="007F501B">
              <w:rPr>
                <w:vertAlign w:val="subscript"/>
              </w:rPr>
              <w:t>G</w:t>
            </w:r>
            <w:r>
              <w:t xml:space="preserve"> slope - curvature</w:t>
            </w:r>
          </w:p>
        </w:tc>
        <w:tc>
          <w:tcPr>
            <w:tcW w:w="0" w:type="auto"/>
          </w:tcPr>
          <w:p w14:paraId="1DEDCBEE" w14:textId="77777777" w:rsidR="00F76718" w:rsidRPr="00A8636E" w:rsidRDefault="00F76718" w:rsidP="00E56BA9">
            <w:pPr>
              <w:pStyle w:val="Compact"/>
              <w:jc w:val="center"/>
              <w:rPr>
                <w:b/>
                <w:bCs/>
              </w:rPr>
            </w:pPr>
            <w:r w:rsidRPr="00A8636E">
              <w:rPr>
                <w:b/>
                <w:bCs/>
              </w:rPr>
              <w:t>0.687</w:t>
            </w:r>
          </w:p>
        </w:tc>
        <w:tc>
          <w:tcPr>
            <w:tcW w:w="0" w:type="auto"/>
          </w:tcPr>
          <w:p w14:paraId="46B523FB" w14:textId="77777777" w:rsidR="00F76718" w:rsidRPr="00A8636E" w:rsidRDefault="00F76718" w:rsidP="00E56BA9">
            <w:pPr>
              <w:pStyle w:val="Compact"/>
              <w:jc w:val="center"/>
              <w:rPr>
                <w:b/>
                <w:bCs/>
              </w:rPr>
            </w:pPr>
            <w:r w:rsidRPr="00A8636E">
              <w:rPr>
                <w:b/>
                <w:bCs/>
              </w:rPr>
              <w:t>0.544</w:t>
            </w:r>
          </w:p>
        </w:tc>
        <w:tc>
          <w:tcPr>
            <w:tcW w:w="0" w:type="auto"/>
          </w:tcPr>
          <w:p w14:paraId="2E3228B4" w14:textId="77777777" w:rsidR="00F76718" w:rsidRPr="00A8636E" w:rsidRDefault="00F76718" w:rsidP="00E56BA9">
            <w:pPr>
              <w:pStyle w:val="Compact"/>
              <w:jc w:val="center"/>
              <w:rPr>
                <w:b/>
                <w:bCs/>
              </w:rPr>
            </w:pPr>
            <w:r w:rsidRPr="00A8636E">
              <w:rPr>
                <w:b/>
                <w:bCs/>
              </w:rPr>
              <w:t>0.8</w:t>
            </w:r>
          </w:p>
        </w:tc>
      </w:tr>
      <w:tr w:rsidR="001B6835" w:rsidRPr="00A8636E" w14:paraId="2F50DCAE" w14:textId="77777777" w:rsidTr="0060796A">
        <w:tc>
          <w:tcPr>
            <w:tcW w:w="0" w:type="auto"/>
          </w:tcPr>
          <w:p w14:paraId="59D152F6" w14:textId="77777777" w:rsidR="001B6835" w:rsidRDefault="001B6835" w:rsidP="0060796A">
            <w:pPr>
              <w:pStyle w:val="Compact"/>
            </w:pPr>
            <w:r>
              <w:t>Residual</w:t>
            </w:r>
          </w:p>
        </w:tc>
        <w:tc>
          <w:tcPr>
            <w:tcW w:w="0" w:type="auto"/>
          </w:tcPr>
          <w:p w14:paraId="4E688254" w14:textId="77777777" w:rsidR="001B6835" w:rsidRPr="00A8636E" w:rsidRDefault="001B6835" w:rsidP="0060796A">
            <w:pPr>
              <w:pStyle w:val="Compact"/>
              <w:jc w:val="center"/>
              <w:rPr>
                <w:b/>
                <w:bCs/>
              </w:rPr>
            </w:pPr>
            <w:r w:rsidRPr="00A8636E">
              <w:rPr>
                <w:b/>
                <w:bCs/>
              </w:rPr>
              <w:t>-2.087</w:t>
            </w:r>
          </w:p>
        </w:tc>
        <w:tc>
          <w:tcPr>
            <w:tcW w:w="0" w:type="auto"/>
          </w:tcPr>
          <w:p w14:paraId="1A5CBDFD" w14:textId="77777777" w:rsidR="001B6835" w:rsidRPr="00A8636E" w:rsidRDefault="001B6835" w:rsidP="0060796A">
            <w:pPr>
              <w:pStyle w:val="Compact"/>
              <w:jc w:val="center"/>
              <w:rPr>
                <w:b/>
                <w:bCs/>
              </w:rPr>
            </w:pPr>
            <w:r w:rsidRPr="00A8636E">
              <w:rPr>
                <w:b/>
                <w:bCs/>
              </w:rPr>
              <w:t>-2.119</w:t>
            </w:r>
          </w:p>
        </w:tc>
        <w:tc>
          <w:tcPr>
            <w:tcW w:w="0" w:type="auto"/>
          </w:tcPr>
          <w:p w14:paraId="72F154D8" w14:textId="77777777" w:rsidR="001B6835" w:rsidRPr="00A8636E" w:rsidRDefault="001B6835" w:rsidP="0060796A">
            <w:pPr>
              <w:pStyle w:val="Compact"/>
              <w:jc w:val="center"/>
              <w:rPr>
                <w:b/>
                <w:bCs/>
              </w:rPr>
            </w:pPr>
            <w:r w:rsidRPr="00A8636E">
              <w:rPr>
                <w:b/>
                <w:bCs/>
              </w:rPr>
              <w:t>-2.055</w:t>
            </w:r>
          </w:p>
        </w:tc>
      </w:tr>
      <w:tr w:rsidR="001B6835" w:rsidRPr="00A8636E" w14:paraId="308F9679" w14:textId="77777777" w:rsidTr="0060796A">
        <w:tc>
          <w:tcPr>
            <w:tcW w:w="0" w:type="auto"/>
          </w:tcPr>
          <w:p w14:paraId="0E6189D7" w14:textId="77777777" w:rsidR="001B6835" w:rsidRDefault="001B6835" w:rsidP="0060796A">
            <w:pPr>
              <w:pStyle w:val="Compact"/>
            </w:pPr>
            <w:r>
              <w:t>Residual x Age</w:t>
            </w:r>
          </w:p>
        </w:tc>
        <w:tc>
          <w:tcPr>
            <w:tcW w:w="0" w:type="auto"/>
          </w:tcPr>
          <w:p w14:paraId="4EF1A4BE" w14:textId="77777777" w:rsidR="001B6835" w:rsidRPr="00A8636E" w:rsidRDefault="001B6835" w:rsidP="0060796A">
            <w:pPr>
              <w:pStyle w:val="Compact"/>
              <w:jc w:val="center"/>
              <w:rPr>
                <w:b/>
                <w:bCs/>
              </w:rPr>
            </w:pPr>
            <w:r w:rsidRPr="00A8636E">
              <w:rPr>
                <w:b/>
                <w:bCs/>
              </w:rPr>
              <w:t>-0.047</w:t>
            </w:r>
          </w:p>
        </w:tc>
        <w:tc>
          <w:tcPr>
            <w:tcW w:w="0" w:type="auto"/>
          </w:tcPr>
          <w:p w14:paraId="2749EA3C" w14:textId="77777777" w:rsidR="001B6835" w:rsidRPr="00A8636E" w:rsidRDefault="001B6835" w:rsidP="0060796A">
            <w:pPr>
              <w:pStyle w:val="Compact"/>
              <w:jc w:val="center"/>
              <w:rPr>
                <w:b/>
                <w:bCs/>
              </w:rPr>
            </w:pPr>
            <w:r w:rsidRPr="00A8636E">
              <w:rPr>
                <w:b/>
                <w:bCs/>
              </w:rPr>
              <w:t>-0.084</w:t>
            </w:r>
          </w:p>
        </w:tc>
        <w:tc>
          <w:tcPr>
            <w:tcW w:w="0" w:type="auto"/>
          </w:tcPr>
          <w:p w14:paraId="59ABD823" w14:textId="77777777" w:rsidR="001B6835" w:rsidRPr="00A8636E" w:rsidRDefault="001B6835" w:rsidP="0060796A">
            <w:pPr>
              <w:pStyle w:val="Compact"/>
              <w:jc w:val="center"/>
              <w:rPr>
                <w:b/>
                <w:bCs/>
              </w:rPr>
            </w:pPr>
            <w:r w:rsidRPr="00A8636E">
              <w:rPr>
                <w:b/>
                <w:bCs/>
              </w:rPr>
              <w:t>-0.01</w:t>
            </w:r>
          </w:p>
        </w:tc>
      </w:tr>
    </w:tbl>
    <w:p w14:paraId="2B521226" w14:textId="0820AED7" w:rsidR="00F76718" w:rsidRDefault="00F76718" w:rsidP="00F76718">
      <w:pPr>
        <w:pStyle w:val="TableCaption"/>
        <w:rPr>
          <w:rFonts w:ascii="Times New Roman" w:hAnsi="Times New Roman" w:cs="Times New Roman"/>
          <w:i w:val="0"/>
          <w:iCs/>
        </w:rPr>
      </w:pPr>
    </w:p>
    <w:p w14:paraId="7EF5F43A" w14:textId="5644EB06" w:rsidR="00AA0F39" w:rsidRPr="00AA0F39" w:rsidRDefault="00535CA6" w:rsidP="00AA0F39">
      <w:pPr>
        <w:pStyle w:val="BodyText"/>
      </w:pPr>
      <w:r w:rsidRPr="00AA0F39">
        <w:rPr>
          <w:rFonts w:cs="Times New Roman"/>
          <w:b/>
          <w:bCs/>
        </w:rPr>
        <w:t>Table S</w:t>
      </w:r>
      <w:r w:rsidR="00547E7B">
        <w:rPr>
          <w:rFonts w:cs="Times New Roman"/>
          <w:b/>
          <w:bCs/>
        </w:rPr>
        <w:t>9</w:t>
      </w:r>
      <w:r w:rsidRPr="00AA0F39">
        <w:rPr>
          <w:rFonts w:cs="Times New Roman"/>
        </w:rPr>
        <w:t xml:space="preserve"> </w:t>
      </w:r>
      <w:r w:rsidR="00F36151" w:rsidRPr="00AA0F39">
        <w:t xml:space="preserve">Estimates </w:t>
      </w:r>
      <w:r w:rsidRPr="00AA0F39">
        <w:rPr>
          <w:rFonts w:cs="Times New Roman"/>
        </w:rPr>
        <w:t>from model with main effects of treatment and age only. Bolded estimates are significantly different from zero. * indicates that value is above zero prior to rounding. n</w:t>
      </w:r>
      <w:r w:rsidRPr="00AA0F39">
        <w:rPr>
          <w:rFonts w:cs="Times New Roman"/>
          <w:vertAlign w:val="subscript"/>
        </w:rPr>
        <w:t>obs</w:t>
      </w:r>
      <w:r w:rsidRPr="00AA0F39">
        <w:rPr>
          <w:rFonts w:cs="Times New Roman"/>
        </w:rPr>
        <w:t xml:space="preserve"> = </w:t>
      </w:r>
      <w:r w:rsidR="00197597">
        <w:rPr>
          <w:rFonts w:cs="Times New Roman"/>
        </w:rPr>
        <w:t>2926</w:t>
      </w:r>
      <w:r w:rsidRPr="00AA0F39">
        <w:rPr>
          <w:rFonts w:cs="Times New Roman"/>
        </w:rPr>
        <w:t>. G is the additive genetic variance, M is maternal effects. r is the correlation between variance components.</w:t>
      </w:r>
      <w:ins w:id="11" w:author="Daniel Noble" w:date="2020-09-14T09:16:00Z">
        <w:r w:rsidR="0036234B" w:rsidRPr="00AA0F39">
          <w:rPr>
            <w:rFonts w:eastAsiaTheme="minorEastAsia"/>
          </w:rPr>
          <w:t xml:space="preserve"> </w:t>
        </w:r>
      </w:ins>
      <w:r w:rsidR="00AA0F39" w:rsidRPr="00AA0F39">
        <w:rPr>
          <w:rFonts w:eastAsiaTheme="minorEastAsia"/>
        </w:rPr>
        <w:t>Age measured in days was z-transformed (mean = 361.34, SD = 185.16)</w:t>
      </w:r>
    </w:p>
    <w:p w14:paraId="7B804B43" w14:textId="3CA7605D" w:rsidR="00535CA6" w:rsidRPr="00AA3E17" w:rsidRDefault="00535CA6" w:rsidP="00535CA6">
      <w:pPr>
        <w:pStyle w:val="TableCaption"/>
        <w:rPr>
          <w:rFonts w:ascii="Times New Roman" w:hAnsi="Times New Roman" w:cs="Times New Roman"/>
          <w:i w:val="0"/>
          <w:iCs/>
        </w:rPr>
      </w:pPr>
    </w:p>
    <w:tbl>
      <w:tblPr>
        <w:tblStyle w:val="Table"/>
        <w:tblW w:w="4097" w:type="pct"/>
        <w:jc w:val="center"/>
        <w:tblLook w:val="07E0" w:firstRow="1" w:lastRow="1" w:firstColumn="1" w:lastColumn="1" w:noHBand="1" w:noVBand="1"/>
      </w:tblPr>
      <w:tblGrid>
        <w:gridCol w:w="3714"/>
        <w:gridCol w:w="1596"/>
        <w:gridCol w:w="1274"/>
        <w:gridCol w:w="1263"/>
      </w:tblGrid>
      <w:tr w:rsidR="00535CA6" w14:paraId="4A75D383" w14:textId="77777777" w:rsidTr="00535CA6">
        <w:trPr>
          <w:jc w:val="center"/>
        </w:trPr>
        <w:tc>
          <w:tcPr>
            <w:tcW w:w="0" w:type="auto"/>
            <w:tcBorders>
              <w:bottom w:val="single" w:sz="0" w:space="0" w:color="auto"/>
            </w:tcBorders>
            <w:vAlign w:val="bottom"/>
          </w:tcPr>
          <w:p w14:paraId="262A5196" w14:textId="77777777" w:rsidR="00535CA6" w:rsidRDefault="00535CA6" w:rsidP="00E56BA9">
            <w:pPr>
              <w:pStyle w:val="Compact"/>
            </w:pPr>
            <w:r>
              <w:t>Parameter</w:t>
            </w:r>
          </w:p>
        </w:tc>
        <w:tc>
          <w:tcPr>
            <w:tcW w:w="0" w:type="auto"/>
            <w:tcBorders>
              <w:bottom w:val="single" w:sz="0" w:space="0" w:color="auto"/>
            </w:tcBorders>
            <w:vAlign w:val="bottom"/>
          </w:tcPr>
          <w:p w14:paraId="4088AD1A" w14:textId="77777777" w:rsidR="00535CA6" w:rsidRDefault="00535CA6" w:rsidP="00E56BA9">
            <w:pPr>
              <w:pStyle w:val="Compact"/>
              <w:jc w:val="center"/>
            </w:pPr>
            <w:r>
              <w:t>Estimate</w:t>
            </w:r>
          </w:p>
        </w:tc>
        <w:tc>
          <w:tcPr>
            <w:tcW w:w="0" w:type="auto"/>
            <w:tcBorders>
              <w:bottom w:val="single" w:sz="0" w:space="0" w:color="auto"/>
            </w:tcBorders>
            <w:vAlign w:val="bottom"/>
          </w:tcPr>
          <w:p w14:paraId="56658E78" w14:textId="0C39D33E" w:rsidR="00535CA6" w:rsidRDefault="00535CA6" w:rsidP="00E56BA9">
            <w:pPr>
              <w:pStyle w:val="Compact"/>
              <w:jc w:val="center"/>
            </w:pPr>
            <w:r>
              <w:t>Lower</w:t>
            </w:r>
          </w:p>
        </w:tc>
        <w:tc>
          <w:tcPr>
            <w:tcW w:w="0" w:type="auto"/>
            <w:tcBorders>
              <w:bottom w:val="single" w:sz="0" w:space="0" w:color="auto"/>
            </w:tcBorders>
            <w:vAlign w:val="bottom"/>
          </w:tcPr>
          <w:p w14:paraId="11176B23" w14:textId="4AE56BE4" w:rsidR="00535CA6" w:rsidRDefault="00535CA6" w:rsidP="00E56BA9">
            <w:pPr>
              <w:pStyle w:val="Compact"/>
              <w:jc w:val="center"/>
            </w:pPr>
            <w:r>
              <w:t>Upper</w:t>
            </w:r>
          </w:p>
        </w:tc>
      </w:tr>
      <w:tr w:rsidR="00535CA6" w:rsidRPr="00A8636E" w14:paraId="36BEB59E" w14:textId="77777777" w:rsidTr="00535CA6">
        <w:trPr>
          <w:jc w:val="center"/>
        </w:trPr>
        <w:tc>
          <w:tcPr>
            <w:tcW w:w="0" w:type="auto"/>
          </w:tcPr>
          <w:p w14:paraId="25403277" w14:textId="77777777" w:rsidR="00535CA6" w:rsidRDefault="00535CA6" w:rsidP="00E56BA9">
            <w:pPr>
              <w:pStyle w:val="Compact"/>
            </w:pPr>
            <w:r>
              <w:t>Intercept</w:t>
            </w:r>
          </w:p>
        </w:tc>
        <w:tc>
          <w:tcPr>
            <w:tcW w:w="0" w:type="auto"/>
          </w:tcPr>
          <w:p w14:paraId="2ADCCBF5" w14:textId="77777777" w:rsidR="00535CA6" w:rsidRPr="00A8636E" w:rsidRDefault="00535CA6" w:rsidP="00E56BA9">
            <w:pPr>
              <w:pStyle w:val="Compact"/>
              <w:jc w:val="center"/>
              <w:rPr>
                <w:b/>
                <w:bCs/>
              </w:rPr>
            </w:pPr>
            <w:r w:rsidRPr="00A8636E">
              <w:rPr>
                <w:b/>
                <w:bCs/>
              </w:rPr>
              <w:t>-0.997</w:t>
            </w:r>
          </w:p>
        </w:tc>
        <w:tc>
          <w:tcPr>
            <w:tcW w:w="0" w:type="auto"/>
          </w:tcPr>
          <w:p w14:paraId="73894FD7" w14:textId="77777777" w:rsidR="00535CA6" w:rsidRPr="00A8636E" w:rsidRDefault="00535CA6" w:rsidP="00E56BA9">
            <w:pPr>
              <w:pStyle w:val="Compact"/>
              <w:jc w:val="center"/>
              <w:rPr>
                <w:b/>
                <w:bCs/>
              </w:rPr>
            </w:pPr>
            <w:r w:rsidRPr="00A8636E">
              <w:rPr>
                <w:b/>
                <w:bCs/>
              </w:rPr>
              <w:t>-1.015</w:t>
            </w:r>
          </w:p>
        </w:tc>
        <w:tc>
          <w:tcPr>
            <w:tcW w:w="0" w:type="auto"/>
          </w:tcPr>
          <w:p w14:paraId="75C8E323" w14:textId="77777777" w:rsidR="00535CA6" w:rsidRPr="00A8636E" w:rsidRDefault="00535CA6" w:rsidP="00E56BA9">
            <w:pPr>
              <w:pStyle w:val="Compact"/>
              <w:jc w:val="center"/>
              <w:rPr>
                <w:b/>
                <w:bCs/>
              </w:rPr>
            </w:pPr>
            <w:r w:rsidRPr="00A8636E">
              <w:rPr>
                <w:b/>
                <w:bCs/>
              </w:rPr>
              <w:t>-0.979</w:t>
            </w:r>
          </w:p>
        </w:tc>
      </w:tr>
      <w:tr w:rsidR="00535CA6" w:rsidRPr="00A8636E" w14:paraId="5F2061AC" w14:textId="77777777" w:rsidTr="00535CA6">
        <w:trPr>
          <w:jc w:val="center"/>
        </w:trPr>
        <w:tc>
          <w:tcPr>
            <w:tcW w:w="0" w:type="auto"/>
          </w:tcPr>
          <w:p w14:paraId="1B6BFE7C" w14:textId="77777777" w:rsidR="00535CA6" w:rsidRDefault="00535CA6" w:rsidP="00E56BA9">
            <w:pPr>
              <w:pStyle w:val="Compact"/>
            </w:pPr>
            <w:r>
              <w:t>Treatment</w:t>
            </w:r>
          </w:p>
        </w:tc>
        <w:tc>
          <w:tcPr>
            <w:tcW w:w="0" w:type="auto"/>
          </w:tcPr>
          <w:p w14:paraId="190EAB26" w14:textId="77777777" w:rsidR="00535CA6" w:rsidRPr="00A8636E" w:rsidRDefault="00535CA6" w:rsidP="00E56BA9">
            <w:pPr>
              <w:pStyle w:val="Compact"/>
              <w:jc w:val="center"/>
              <w:rPr>
                <w:b/>
                <w:bCs/>
              </w:rPr>
            </w:pPr>
            <w:r w:rsidRPr="00A8636E">
              <w:rPr>
                <w:b/>
                <w:bCs/>
              </w:rPr>
              <w:t>-0.069</w:t>
            </w:r>
          </w:p>
        </w:tc>
        <w:tc>
          <w:tcPr>
            <w:tcW w:w="0" w:type="auto"/>
          </w:tcPr>
          <w:p w14:paraId="62C88AF2" w14:textId="77777777" w:rsidR="00535CA6" w:rsidRPr="00A8636E" w:rsidRDefault="00535CA6" w:rsidP="00E56BA9">
            <w:pPr>
              <w:pStyle w:val="Compact"/>
              <w:jc w:val="center"/>
              <w:rPr>
                <w:b/>
                <w:bCs/>
              </w:rPr>
            </w:pPr>
            <w:r w:rsidRPr="00A8636E">
              <w:rPr>
                <w:b/>
                <w:bCs/>
              </w:rPr>
              <w:t>-0.095</w:t>
            </w:r>
          </w:p>
        </w:tc>
        <w:tc>
          <w:tcPr>
            <w:tcW w:w="0" w:type="auto"/>
          </w:tcPr>
          <w:p w14:paraId="42876451" w14:textId="77777777" w:rsidR="00535CA6" w:rsidRPr="00A8636E" w:rsidRDefault="00535CA6" w:rsidP="00E56BA9">
            <w:pPr>
              <w:pStyle w:val="Compact"/>
              <w:jc w:val="center"/>
              <w:rPr>
                <w:b/>
                <w:bCs/>
              </w:rPr>
            </w:pPr>
            <w:r w:rsidRPr="00A8636E">
              <w:rPr>
                <w:b/>
                <w:bCs/>
              </w:rPr>
              <w:t>-0.046</w:t>
            </w:r>
          </w:p>
        </w:tc>
      </w:tr>
      <w:tr w:rsidR="00535CA6" w:rsidRPr="00A8636E" w14:paraId="19A85D9F" w14:textId="77777777" w:rsidTr="00535CA6">
        <w:trPr>
          <w:jc w:val="center"/>
        </w:trPr>
        <w:tc>
          <w:tcPr>
            <w:tcW w:w="0" w:type="auto"/>
          </w:tcPr>
          <w:p w14:paraId="784FF30D" w14:textId="77777777" w:rsidR="00535CA6" w:rsidRDefault="00535CA6" w:rsidP="00E56BA9">
            <w:pPr>
              <w:pStyle w:val="Compact"/>
            </w:pPr>
            <w:r>
              <w:t>Age</w:t>
            </w:r>
          </w:p>
        </w:tc>
        <w:tc>
          <w:tcPr>
            <w:tcW w:w="0" w:type="auto"/>
          </w:tcPr>
          <w:p w14:paraId="2E2C2552" w14:textId="77777777" w:rsidR="00535CA6" w:rsidRPr="00A8636E" w:rsidRDefault="00535CA6" w:rsidP="00E56BA9">
            <w:pPr>
              <w:pStyle w:val="Compact"/>
              <w:jc w:val="center"/>
              <w:rPr>
                <w:b/>
                <w:bCs/>
              </w:rPr>
            </w:pPr>
            <w:r w:rsidRPr="00A8636E">
              <w:rPr>
                <w:b/>
                <w:bCs/>
              </w:rPr>
              <w:t>0.504</w:t>
            </w:r>
          </w:p>
        </w:tc>
        <w:tc>
          <w:tcPr>
            <w:tcW w:w="0" w:type="auto"/>
          </w:tcPr>
          <w:p w14:paraId="6EA08E55" w14:textId="77777777" w:rsidR="00535CA6" w:rsidRPr="00A8636E" w:rsidRDefault="00535CA6" w:rsidP="00E56BA9">
            <w:pPr>
              <w:pStyle w:val="Compact"/>
              <w:jc w:val="center"/>
              <w:rPr>
                <w:b/>
                <w:bCs/>
              </w:rPr>
            </w:pPr>
            <w:r w:rsidRPr="00A8636E">
              <w:rPr>
                <w:b/>
                <w:bCs/>
              </w:rPr>
              <w:t>0.481</w:t>
            </w:r>
          </w:p>
        </w:tc>
        <w:tc>
          <w:tcPr>
            <w:tcW w:w="0" w:type="auto"/>
          </w:tcPr>
          <w:p w14:paraId="20814107" w14:textId="77777777" w:rsidR="00535CA6" w:rsidRPr="00A8636E" w:rsidRDefault="00535CA6" w:rsidP="00E56BA9">
            <w:pPr>
              <w:pStyle w:val="Compact"/>
              <w:jc w:val="center"/>
              <w:rPr>
                <w:b/>
                <w:bCs/>
              </w:rPr>
            </w:pPr>
            <w:r w:rsidRPr="00A8636E">
              <w:rPr>
                <w:b/>
                <w:bCs/>
              </w:rPr>
              <w:t>0.526</w:t>
            </w:r>
          </w:p>
        </w:tc>
      </w:tr>
      <w:tr w:rsidR="00535CA6" w:rsidRPr="00A8636E" w14:paraId="72683FC6" w14:textId="77777777" w:rsidTr="00535CA6">
        <w:trPr>
          <w:jc w:val="center"/>
        </w:trPr>
        <w:tc>
          <w:tcPr>
            <w:tcW w:w="0" w:type="auto"/>
          </w:tcPr>
          <w:p w14:paraId="6B1C5974" w14:textId="77777777" w:rsidR="00535CA6" w:rsidRDefault="00535CA6" w:rsidP="00E56BA9">
            <w:pPr>
              <w:pStyle w:val="Compact"/>
            </w:pPr>
            <w:r>
              <w:t>Age</w:t>
            </w:r>
            <w:r w:rsidRPr="00470E70">
              <w:rPr>
                <w:vertAlign w:val="superscript"/>
              </w:rPr>
              <w:t>2</w:t>
            </w:r>
          </w:p>
        </w:tc>
        <w:tc>
          <w:tcPr>
            <w:tcW w:w="0" w:type="auto"/>
          </w:tcPr>
          <w:p w14:paraId="39A095ED" w14:textId="77777777" w:rsidR="00535CA6" w:rsidRPr="00A8636E" w:rsidRDefault="00535CA6" w:rsidP="00E56BA9">
            <w:pPr>
              <w:pStyle w:val="Compact"/>
              <w:jc w:val="center"/>
              <w:rPr>
                <w:b/>
                <w:bCs/>
              </w:rPr>
            </w:pPr>
            <w:r w:rsidRPr="00A8636E">
              <w:rPr>
                <w:b/>
                <w:bCs/>
              </w:rPr>
              <w:t>-0.186</w:t>
            </w:r>
          </w:p>
        </w:tc>
        <w:tc>
          <w:tcPr>
            <w:tcW w:w="0" w:type="auto"/>
          </w:tcPr>
          <w:p w14:paraId="60A47665" w14:textId="77777777" w:rsidR="00535CA6" w:rsidRPr="00A8636E" w:rsidRDefault="00535CA6" w:rsidP="00E56BA9">
            <w:pPr>
              <w:pStyle w:val="Compact"/>
              <w:jc w:val="center"/>
              <w:rPr>
                <w:b/>
                <w:bCs/>
              </w:rPr>
            </w:pPr>
            <w:r w:rsidRPr="00A8636E">
              <w:rPr>
                <w:b/>
                <w:bCs/>
              </w:rPr>
              <w:t>-0.198</w:t>
            </w:r>
          </w:p>
        </w:tc>
        <w:tc>
          <w:tcPr>
            <w:tcW w:w="0" w:type="auto"/>
          </w:tcPr>
          <w:p w14:paraId="205EDD9B" w14:textId="77777777" w:rsidR="00535CA6" w:rsidRPr="00A8636E" w:rsidRDefault="00535CA6" w:rsidP="00E56BA9">
            <w:pPr>
              <w:pStyle w:val="Compact"/>
              <w:jc w:val="center"/>
              <w:rPr>
                <w:b/>
                <w:bCs/>
              </w:rPr>
            </w:pPr>
            <w:r w:rsidRPr="00A8636E">
              <w:rPr>
                <w:b/>
                <w:bCs/>
              </w:rPr>
              <w:t>-0.172</w:t>
            </w:r>
          </w:p>
        </w:tc>
      </w:tr>
      <w:tr w:rsidR="00535CA6" w14:paraId="77464F1F" w14:textId="77777777" w:rsidTr="00535CA6">
        <w:trPr>
          <w:jc w:val="center"/>
        </w:trPr>
        <w:tc>
          <w:tcPr>
            <w:tcW w:w="0" w:type="auto"/>
          </w:tcPr>
          <w:p w14:paraId="65EC7326" w14:textId="77777777" w:rsidR="00535CA6" w:rsidRDefault="00535CA6" w:rsidP="00E56BA9">
            <w:pPr>
              <w:pStyle w:val="Compact"/>
            </w:pPr>
            <w:r>
              <w:t>V</w:t>
            </w:r>
            <w:r w:rsidRPr="007F501B">
              <w:rPr>
                <w:vertAlign w:val="subscript"/>
              </w:rPr>
              <w:t>M</w:t>
            </w:r>
            <w:r>
              <w:t xml:space="preserve"> intercept</w:t>
            </w:r>
          </w:p>
        </w:tc>
        <w:tc>
          <w:tcPr>
            <w:tcW w:w="0" w:type="auto"/>
          </w:tcPr>
          <w:p w14:paraId="3B0A5E79" w14:textId="77777777" w:rsidR="00535CA6" w:rsidRPr="00A8636E" w:rsidRDefault="00535CA6" w:rsidP="00E56BA9">
            <w:pPr>
              <w:pStyle w:val="Compact"/>
              <w:jc w:val="center"/>
              <w:rPr>
                <w:b/>
                <w:bCs/>
              </w:rPr>
            </w:pPr>
            <w:r w:rsidRPr="00A8636E">
              <w:rPr>
                <w:b/>
                <w:bCs/>
              </w:rPr>
              <w:t>0.025</w:t>
            </w:r>
          </w:p>
        </w:tc>
        <w:tc>
          <w:tcPr>
            <w:tcW w:w="0" w:type="auto"/>
          </w:tcPr>
          <w:p w14:paraId="17D7252C" w14:textId="77777777" w:rsidR="00535CA6" w:rsidRPr="00A8636E" w:rsidRDefault="00535CA6" w:rsidP="00E56BA9">
            <w:pPr>
              <w:pStyle w:val="Compact"/>
              <w:jc w:val="center"/>
              <w:rPr>
                <w:b/>
                <w:bCs/>
              </w:rPr>
            </w:pPr>
            <w:r w:rsidRPr="00A8636E">
              <w:rPr>
                <w:b/>
                <w:bCs/>
              </w:rPr>
              <w:t>0.001</w:t>
            </w:r>
          </w:p>
        </w:tc>
        <w:tc>
          <w:tcPr>
            <w:tcW w:w="0" w:type="auto"/>
          </w:tcPr>
          <w:p w14:paraId="33B9BAF6" w14:textId="77777777" w:rsidR="00535CA6" w:rsidRPr="00A8636E" w:rsidRDefault="00535CA6" w:rsidP="00E56BA9">
            <w:pPr>
              <w:pStyle w:val="Compact"/>
              <w:jc w:val="center"/>
              <w:rPr>
                <w:b/>
                <w:bCs/>
              </w:rPr>
            </w:pPr>
            <w:r w:rsidRPr="00A8636E">
              <w:rPr>
                <w:b/>
                <w:bCs/>
              </w:rPr>
              <w:t>0.064</w:t>
            </w:r>
          </w:p>
        </w:tc>
      </w:tr>
      <w:tr w:rsidR="00535CA6" w14:paraId="79119CF4" w14:textId="77777777" w:rsidTr="00535CA6">
        <w:trPr>
          <w:jc w:val="center"/>
        </w:trPr>
        <w:tc>
          <w:tcPr>
            <w:tcW w:w="0" w:type="auto"/>
          </w:tcPr>
          <w:p w14:paraId="5F565DB5" w14:textId="77777777" w:rsidR="00535CA6" w:rsidRDefault="00535CA6" w:rsidP="00E56BA9">
            <w:pPr>
              <w:pStyle w:val="Compact"/>
            </w:pPr>
            <w:r>
              <w:t>V</w:t>
            </w:r>
            <w:r w:rsidRPr="007F501B">
              <w:rPr>
                <w:vertAlign w:val="subscript"/>
              </w:rPr>
              <w:t>M</w:t>
            </w:r>
            <w:r>
              <w:t xml:space="preserve"> slope</w:t>
            </w:r>
          </w:p>
        </w:tc>
        <w:tc>
          <w:tcPr>
            <w:tcW w:w="0" w:type="auto"/>
          </w:tcPr>
          <w:p w14:paraId="0F55D5ED" w14:textId="77777777" w:rsidR="00535CA6" w:rsidRPr="00A8636E" w:rsidRDefault="00535CA6" w:rsidP="00E56BA9">
            <w:pPr>
              <w:pStyle w:val="Compact"/>
              <w:jc w:val="center"/>
              <w:rPr>
                <w:b/>
                <w:bCs/>
              </w:rPr>
            </w:pPr>
            <w:r w:rsidRPr="00A8636E">
              <w:rPr>
                <w:b/>
                <w:bCs/>
              </w:rPr>
              <w:t>0.07</w:t>
            </w:r>
          </w:p>
        </w:tc>
        <w:tc>
          <w:tcPr>
            <w:tcW w:w="0" w:type="auto"/>
          </w:tcPr>
          <w:p w14:paraId="6AFCB186" w14:textId="77777777" w:rsidR="00535CA6" w:rsidRPr="00A8636E" w:rsidRDefault="00535CA6" w:rsidP="00E56BA9">
            <w:pPr>
              <w:pStyle w:val="Compact"/>
              <w:jc w:val="center"/>
              <w:rPr>
                <w:b/>
                <w:bCs/>
              </w:rPr>
            </w:pPr>
            <w:r w:rsidRPr="00A8636E">
              <w:rPr>
                <w:b/>
                <w:bCs/>
              </w:rPr>
              <w:t>0.042</w:t>
            </w:r>
          </w:p>
        </w:tc>
        <w:tc>
          <w:tcPr>
            <w:tcW w:w="0" w:type="auto"/>
          </w:tcPr>
          <w:p w14:paraId="7B334601" w14:textId="77777777" w:rsidR="00535CA6" w:rsidRPr="00A8636E" w:rsidRDefault="00535CA6" w:rsidP="00E56BA9">
            <w:pPr>
              <w:pStyle w:val="Compact"/>
              <w:jc w:val="center"/>
              <w:rPr>
                <w:b/>
                <w:bCs/>
              </w:rPr>
            </w:pPr>
            <w:r w:rsidRPr="00A8636E">
              <w:rPr>
                <w:b/>
                <w:bCs/>
              </w:rPr>
              <w:t>0.099</w:t>
            </w:r>
          </w:p>
        </w:tc>
      </w:tr>
      <w:tr w:rsidR="00535CA6" w14:paraId="5DF56856" w14:textId="77777777" w:rsidTr="00535CA6">
        <w:trPr>
          <w:jc w:val="center"/>
        </w:trPr>
        <w:tc>
          <w:tcPr>
            <w:tcW w:w="0" w:type="auto"/>
          </w:tcPr>
          <w:p w14:paraId="33BF41F0" w14:textId="77777777" w:rsidR="00535CA6" w:rsidRDefault="00535CA6" w:rsidP="00E56BA9">
            <w:pPr>
              <w:pStyle w:val="Compact"/>
            </w:pPr>
            <w:r>
              <w:t>V</w:t>
            </w:r>
            <w:r w:rsidRPr="007F501B">
              <w:rPr>
                <w:vertAlign w:val="subscript"/>
              </w:rPr>
              <w:t>M</w:t>
            </w:r>
            <w:r>
              <w:t xml:space="preserve"> curvature</w:t>
            </w:r>
          </w:p>
        </w:tc>
        <w:tc>
          <w:tcPr>
            <w:tcW w:w="0" w:type="auto"/>
          </w:tcPr>
          <w:p w14:paraId="4B51736C" w14:textId="77777777" w:rsidR="00535CA6" w:rsidRPr="00A8636E" w:rsidRDefault="00535CA6" w:rsidP="00E56BA9">
            <w:pPr>
              <w:pStyle w:val="Compact"/>
              <w:jc w:val="center"/>
              <w:rPr>
                <w:b/>
                <w:bCs/>
              </w:rPr>
            </w:pPr>
            <w:r w:rsidRPr="00A8636E">
              <w:rPr>
                <w:b/>
                <w:bCs/>
              </w:rPr>
              <w:t>0.017</w:t>
            </w:r>
          </w:p>
        </w:tc>
        <w:tc>
          <w:tcPr>
            <w:tcW w:w="0" w:type="auto"/>
          </w:tcPr>
          <w:p w14:paraId="0EC5CAE8" w14:textId="77777777" w:rsidR="00535CA6" w:rsidRPr="00A8636E" w:rsidRDefault="00535CA6" w:rsidP="00E56BA9">
            <w:pPr>
              <w:pStyle w:val="Compact"/>
              <w:jc w:val="center"/>
              <w:rPr>
                <w:b/>
                <w:bCs/>
              </w:rPr>
            </w:pPr>
            <w:r w:rsidRPr="00A8636E">
              <w:rPr>
                <w:b/>
                <w:bCs/>
              </w:rPr>
              <w:t>0.001</w:t>
            </w:r>
          </w:p>
        </w:tc>
        <w:tc>
          <w:tcPr>
            <w:tcW w:w="0" w:type="auto"/>
          </w:tcPr>
          <w:p w14:paraId="5505E37F" w14:textId="77777777" w:rsidR="00535CA6" w:rsidRPr="00A8636E" w:rsidRDefault="00535CA6" w:rsidP="00E56BA9">
            <w:pPr>
              <w:pStyle w:val="Compact"/>
              <w:jc w:val="center"/>
              <w:rPr>
                <w:b/>
                <w:bCs/>
              </w:rPr>
            </w:pPr>
            <w:r w:rsidRPr="00A8636E">
              <w:rPr>
                <w:b/>
                <w:bCs/>
              </w:rPr>
              <w:t>0.047</w:t>
            </w:r>
          </w:p>
        </w:tc>
      </w:tr>
      <w:tr w:rsidR="00535CA6" w14:paraId="74A68044" w14:textId="77777777" w:rsidTr="00535CA6">
        <w:trPr>
          <w:jc w:val="center"/>
        </w:trPr>
        <w:tc>
          <w:tcPr>
            <w:tcW w:w="0" w:type="auto"/>
          </w:tcPr>
          <w:p w14:paraId="2AB085FB" w14:textId="77777777" w:rsidR="00535CA6" w:rsidRDefault="00535CA6" w:rsidP="00E56BA9">
            <w:pPr>
              <w:pStyle w:val="Compact"/>
            </w:pPr>
            <w:r>
              <w:t>V</w:t>
            </w:r>
            <w:r w:rsidRPr="007F501B">
              <w:rPr>
                <w:vertAlign w:val="subscript"/>
              </w:rPr>
              <w:t>permanent environment</w:t>
            </w:r>
          </w:p>
        </w:tc>
        <w:tc>
          <w:tcPr>
            <w:tcW w:w="0" w:type="auto"/>
          </w:tcPr>
          <w:p w14:paraId="5110C6C0" w14:textId="77777777" w:rsidR="00535CA6" w:rsidRPr="00A8636E" w:rsidRDefault="00535CA6" w:rsidP="00E56BA9">
            <w:pPr>
              <w:pStyle w:val="Compact"/>
              <w:jc w:val="center"/>
              <w:rPr>
                <w:b/>
                <w:bCs/>
              </w:rPr>
            </w:pPr>
            <w:r w:rsidRPr="00A8636E">
              <w:rPr>
                <w:b/>
                <w:bCs/>
              </w:rPr>
              <w:t>0.055</w:t>
            </w:r>
          </w:p>
        </w:tc>
        <w:tc>
          <w:tcPr>
            <w:tcW w:w="0" w:type="auto"/>
          </w:tcPr>
          <w:p w14:paraId="0BA5820E" w14:textId="77777777" w:rsidR="00535CA6" w:rsidRPr="00A8636E" w:rsidRDefault="00535CA6" w:rsidP="00E56BA9">
            <w:pPr>
              <w:pStyle w:val="Compact"/>
              <w:jc w:val="center"/>
              <w:rPr>
                <w:b/>
                <w:bCs/>
              </w:rPr>
            </w:pPr>
            <w:r w:rsidRPr="00A8636E">
              <w:rPr>
                <w:b/>
                <w:bCs/>
              </w:rPr>
              <w:t>0.017</w:t>
            </w:r>
          </w:p>
        </w:tc>
        <w:tc>
          <w:tcPr>
            <w:tcW w:w="0" w:type="auto"/>
          </w:tcPr>
          <w:p w14:paraId="677AFF71" w14:textId="77777777" w:rsidR="00535CA6" w:rsidRPr="00A8636E" w:rsidRDefault="00535CA6" w:rsidP="00E56BA9">
            <w:pPr>
              <w:pStyle w:val="Compact"/>
              <w:jc w:val="center"/>
              <w:rPr>
                <w:b/>
                <w:bCs/>
              </w:rPr>
            </w:pPr>
            <w:r w:rsidRPr="00A8636E">
              <w:rPr>
                <w:b/>
                <w:bCs/>
              </w:rPr>
              <w:t>0.081</w:t>
            </w:r>
          </w:p>
        </w:tc>
      </w:tr>
      <w:tr w:rsidR="00535CA6" w14:paraId="3EE0FE0A" w14:textId="77777777" w:rsidTr="00535CA6">
        <w:trPr>
          <w:jc w:val="center"/>
        </w:trPr>
        <w:tc>
          <w:tcPr>
            <w:tcW w:w="0" w:type="auto"/>
          </w:tcPr>
          <w:p w14:paraId="3293B853" w14:textId="77777777" w:rsidR="00535CA6" w:rsidRDefault="00535CA6" w:rsidP="00E56BA9">
            <w:pPr>
              <w:pStyle w:val="Compact"/>
            </w:pPr>
            <w:r>
              <w:t>V</w:t>
            </w:r>
            <w:r w:rsidRPr="007F501B">
              <w:rPr>
                <w:vertAlign w:val="subscript"/>
              </w:rPr>
              <w:t>G</w:t>
            </w:r>
            <w:r>
              <w:t xml:space="preserve"> intercept</w:t>
            </w:r>
          </w:p>
        </w:tc>
        <w:tc>
          <w:tcPr>
            <w:tcW w:w="0" w:type="auto"/>
          </w:tcPr>
          <w:p w14:paraId="6813194C" w14:textId="77777777" w:rsidR="00535CA6" w:rsidRPr="00A8636E" w:rsidRDefault="00535CA6" w:rsidP="00E56BA9">
            <w:pPr>
              <w:pStyle w:val="Compact"/>
              <w:jc w:val="center"/>
              <w:rPr>
                <w:b/>
                <w:bCs/>
              </w:rPr>
            </w:pPr>
            <w:r w:rsidRPr="00A8636E">
              <w:rPr>
                <w:b/>
                <w:bCs/>
              </w:rPr>
              <w:t>0.109</w:t>
            </w:r>
          </w:p>
        </w:tc>
        <w:tc>
          <w:tcPr>
            <w:tcW w:w="0" w:type="auto"/>
          </w:tcPr>
          <w:p w14:paraId="3FBE6DF3" w14:textId="77777777" w:rsidR="00535CA6" w:rsidRPr="00A8636E" w:rsidRDefault="00535CA6" w:rsidP="00E56BA9">
            <w:pPr>
              <w:pStyle w:val="Compact"/>
              <w:jc w:val="center"/>
              <w:rPr>
                <w:b/>
                <w:bCs/>
              </w:rPr>
            </w:pPr>
            <w:r w:rsidRPr="00A8636E">
              <w:rPr>
                <w:b/>
                <w:bCs/>
              </w:rPr>
              <w:t>0.077</w:t>
            </w:r>
          </w:p>
        </w:tc>
        <w:tc>
          <w:tcPr>
            <w:tcW w:w="0" w:type="auto"/>
          </w:tcPr>
          <w:p w14:paraId="078CC7FE" w14:textId="77777777" w:rsidR="00535CA6" w:rsidRPr="00A8636E" w:rsidRDefault="00535CA6" w:rsidP="00E56BA9">
            <w:pPr>
              <w:pStyle w:val="Compact"/>
              <w:jc w:val="center"/>
              <w:rPr>
                <w:b/>
                <w:bCs/>
              </w:rPr>
            </w:pPr>
            <w:r w:rsidRPr="00A8636E">
              <w:rPr>
                <w:b/>
                <w:bCs/>
              </w:rPr>
              <w:t>0.136</w:t>
            </w:r>
          </w:p>
        </w:tc>
      </w:tr>
      <w:tr w:rsidR="00535CA6" w14:paraId="0FF7549F" w14:textId="77777777" w:rsidTr="00535CA6">
        <w:trPr>
          <w:jc w:val="center"/>
        </w:trPr>
        <w:tc>
          <w:tcPr>
            <w:tcW w:w="0" w:type="auto"/>
          </w:tcPr>
          <w:p w14:paraId="587EAA43" w14:textId="77777777" w:rsidR="00535CA6" w:rsidRDefault="00535CA6" w:rsidP="00E56BA9">
            <w:pPr>
              <w:pStyle w:val="Compact"/>
            </w:pPr>
            <w:r>
              <w:t>V</w:t>
            </w:r>
            <w:r w:rsidRPr="007F501B">
              <w:rPr>
                <w:vertAlign w:val="subscript"/>
              </w:rPr>
              <w:t>G</w:t>
            </w:r>
            <w:r>
              <w:t xml:space="preserve"> slope</w:t>
            </w:r>
          </w:p>
        </w:tc>
        <w:tc>
          <w:tcPr>
            <w:tcW w:w="0" w:type="auto"/>
          </w:tcPr>
          <w:p w14:paraId="0E56A402" w14:textId="77777777" w:rsidR="00535CA6" w:rsidRPr="00A8636E" w:rsidRDefault="00535CA6" w:rsidP="00E56BA9">
            <w:pPr>
              <w:pStyle w:val="Compact"/>
              <w:jc w:val="center"/>
              <w:rPr>
                <w:b/>
                <w:bCs/>
              </w:rPr>
            </w:pPr>
            <w:r w:rsidRPr="00A8636E">
              <w:rPr>
                <w:b/>
                <w:bCs/>
              </w:rPr>
              <w:t>0.115</w:t>
            </w:r>
          </w:p>
        </w:tc>
        <w:tc>
          <w:tcPr>
            <w:tcW w:w="0" w:type="auto"/>
          </w:tcPr>
          <w:p w14:paraId="2CDEA822" w14:textId="77777777" w:rsidR="00535CA6" w:rsidRPr="00A8636E" w:rsidRDefault="00535CA6" w:rsidP="00E56BA9">
            <w:pPr>
              <w:pStyle w:val="Compact"/>
              <w:jc w:val="center"/>
              <w:rPr>
                <w:b/>
                <w:bCs/>
              </w:rPr>
            </w:pPr>
            <w:r w:rsidRPr="00A8636E">
              <w:rPr>
                <w:b/>
                <w:bCs/>
              </w:rPr>
              <w:t>0.098</w:t>
            </w:r>
          </w:p>
        </w:tc>
        <w:tc>
          <w:tcPr>
            <w:tcW w:w="0" w:type="auto"/>
          </w:tcPr>
          <w:p w14:paraId="74E4FE29" w14:textId="77777777" w:rsidR="00535CA6" w:rsidRPr="00A8636E" w:rsidRDefault="00535CA6" w:rsidP="00E56BA9">
            <w:pPr>
              <w:pStyle w:val="Compact"/>
              <w:jc w:val="center"/>
              <w:rPr>
                <w:b/>
                <w:bCs/>
              </w:rPr>
            </w:pPr>
            <w:r w:rsidRPr="00A8636E">
              <w:rPr>
                <w:b/>
                <w:bCs/>
              </w:rPr>
              <w:t>0.134</w:t>
            </w:r>
          </w:p>
        </w:tc>
      </w:tr>
      <w:tr w:rsidR="00535CA6" w14:paraId="2AD8E696" w14:textId="77777777" w:rsidTr="00535CA6">
        <w:trPr>
          <w:jc w:val="center"/>
        </w:trPr>
        <w:tc>
          <w:tcPr>
            <w:tcW w:w="0" w:type="auto"/>
          </w:tcPr>
          <w:p w14:paraId="1E7616A1" w14:textId="77777777" w:rsidR="00535CA6" w:rsidRDefault="00535CA6" w:rsidP="00E56BA9">
            <w:pPr>
              <w:pStyle w:val="Compact"/>
            </w:pPr>
            <w:r w:rsidRPr="007F501B">
              <w:t>V</w:t>
            </w:r>
            <w:r w:rsidRPr="007F501B">
              <w:rPr>
                <w:vertAlign w:val="subscript"/>
              </w:rPr>
              <w:t>G</w:t>
            </w:r>
            <w:r>
              <w:t xml:space="preserve"> curvature</w:t>
            </w:r>
          </w:p>
        </w:tc>
        <w:tc>
          <w:tcPr>
            <w:tcW w:w="0" w:type="auto"/>
          </w:tcPr>
          <w:p w14:paraId="334EE12D" w14:textId="77777777" w:rsidR="00535CA6" w:rsidRPr="00A8636E" w:rsidRDefault="00535CA6" w:rsidP="00E56BA9">
            <w:pPr>
              <w:pStyle w:val="Compact"/>
              <w:jc w:val="center"/>
              <w:rPr>
                <w:b/>
                <w:bCs/>
              </w:rPr>
            </w:pPr>
            <w:r w:rsidRPr="00A8636E">
              <w:rPr>
                <w:b/>
                <w:bCs/>
              </w:rPr>
              <w:t>0.117</w:t>
            </w:r>
          </w:p>
        </w:tc>
        <w:tc>
          <w:tcPr>
            <w:tcW w:w="0" w:type="auto"/>
          </w:tcPr>
          <w:p w14:paraId="74214825" w14:textId="77777777" w:rsidR="00535CA6" w:rsidRPr="00A8636E" w:rsidRDefault="00535CA6" w:rsidP="00E56BA9">
            <w:pPr>
              <w:pStyle w:val="Compact"/>
              <w:jc w:val="center"/>
              <w:rPr>
                <w:b/>
                <w:bCs/>
              </w:rPr>
            </w:pPr>
            <w:r w:rsidRPr="00A8636E">
              <w:rPr>
                <w:b/>
                <w:bCs/>
              </w:rPr>
              <w:t>0.101</w:t>
            </w:r>
          </w:p>
        </w:tc>
        <w:tc>
          <w:tcPr>
            <w:tcW w:w="0" w:type="auto"/>
          </w:tcPr>
          <w:p w14:paraId="3BD9BA9D" w14:textId="77777777" w:rsidR="00535CA6" w:rsidRPr="00A8636E" w:rsidRDefault="00535CA6" w:rsidP="00E56BA9">
            <w:pPr>
              <w:pStyle w:val="Compact"/>
              <w:jc w:val="center"/>
              <w:rPr>
                <w:b/>
                <w:bCs/>
              </w:rPr>
            </w:pPr>
            <w:r w:rsidRPr="00A8636E">
              <w:rPr>
                <w:b/>
                <w:bCs/>
              </w:rPr>
              <w:t>0.134</w:t>
            </w:r>
          </w:p>
        </w:tc>
      </w:tr>
      <w:tr w:rsidR="00535CA6" w14:paraId="6D4E71B9" w14:textId="77777777" w:rsidTr="00535CA6">
        <w:trPr>
          <w:jc w:val="center"/>
        </w:trPr>
        <w:tc>
          <w:tcPr>
            <w:tcW w:w="0" w:type="auto"/>
          </w:tcPr>
          <w:p w14:paraId="5E12E241" w14:textId="77777777" w:rsidR="00535CA6" w:rsidRDefault="00535CA6" w:rsidP="00E56BA9">
            <w:pPr>
              <w:pStyle w:val="Compact"/>
            </w:pPr>
            <w:r w:rsidRPr="007F501B">
              <w:rPr>
                <w:i/>
                <w:iCs/>
              </w:rPr>
              <w:t>r</w:t>
            </w:r>
            <w:r w:rsidRPr="007F501B">
              <w:rPr>
                <w:vertAlign w:val="subscript"/>
              </w:rPr>
              <w:t>M</w:t>
            </w:r>
            <w:r>
              <w:t xml:space="preserve"> intercept - slope</w:t>
            </w:r>
          </w:p>
        </w:tc>
        <w:tc>
          <w:tcPr>
            <w:tcW w:w="0" w:type="auto"/>
          </w:tcPr>
          <w:p w14:paraId="157EC8AF" w14:textId="77777777" w:rsidR="00535CA6" w:rsidRDefault="00535CA6" w:rsidP="00E56BA9">
            <w:pPr>
              <w:pStyle w:val="Compact"/>
              <w:jc w:val="center"/>
            </w:pPr>
            <w:r>
              <w:t>-0.057</w:t>
            </w:r>
          </w:p>
        </w:tc>
        <w:tc>
          <w:tcPr>
            <w:tcW w:w="0" w:type="auto"/>
          </w:tcPr>
          <w:p w14:paraId="3BE598B9" w14:textId="77777777" w:rsidR="00535CA6" w:rsidRDefault="00535CA6" w:rsidP="00E56BA9">
            <w:pPr>
              <w:pStyle w:val="Compact"/>
              <w:jc w:val="center"/>
            </w:pPr>
            <w:r>
              <w:t>-0.871</w:t>
            </w:r>
          </w:p>
        </w:tc>
        <w:tc>
          <w:tcPr>
            <w:tcW w:w="0" w:type="auto"/>
          </w:tcPr>
          <w:p w14:paraId="7220BF0E" w14:textId="77777777" w:rsidR="00535CA6" w:rsidRDefault="00535CA6" w:rsidP="00E56BA9">
            <w:pPr>
              <w:pStyle w:val="Compact"/>
              <w:jc w:val="center"/>
            </w:pPr>
            <w:r>
              <w:t>0.811</w:t>
            </w:r>
          </w:p>
        </w:tc>
      </w:tr>
      <w:tr w:rsidR="00535CA6" w14:paraId="1518EC8A" w14:textId="77777777" w:rsidTr="00535CA6">
        <w:trPr>
          <w:jc w:val="center"/>
        </w:trPr>
        <w:tc>
          <w:tcPr>
            <w:tcW w:w="0" w:type="auto"/>
          </w:tcPr>
          <w:p w14:paraId="756DA6F0" w14:textId="77777777" w:rsidR="00535CA6" w:rsidRDefault="00535CA6" w:rsidP="00E56BA9">
            <w:pPr>
              <w:pStyle w:val="Compact"/>
            </w:pPr>
            <w:r w:rsidRPr="007F501B">
              <w:rPr>
                <w:i/>
                <w:iCs/>
              </w:rPr>
              <w:t>r</w:t>
            </w:r>
            <w:r w:rsidRPr="007F501B">
              <w:rPr>
                <w:vertAlign w:val="subscript"/>
              </w:rPr>
              <w:t>M</w:t>
            </w:r>
            <w:r>
              <w:t xml:space="preserve"> intercept - curvature</w:t>
            </w:r>
          </w:p>
        </w:tc>
        <w:tc>
          <w:tcPr>
            <w:tcW w:w="0" w:type="auto"/>
          </w:tcPr>
          <w:p w14:paraId="0AAA3236" w14:textId="77777777" w:rsidR="00535CA6" w:rsidRDefault="00535CA6" w:rsidP="00E56BA9">
            <w:pPr>
              <w:pStyle w:val="Compact"/>
              <w:jc w:val="center"/>
            </w:pPr>
            <w:r>
              <w:t>-0.163</w:t>
            </w:r>
          </w:p>
        </w:tc>
        <w:tc>
          <w:tcPr>
            <w:tcW w:w="0" w:type="auto"/>
          </w:tcPr>
          <w:p w14:paraId="3E55002F" w14:textId="77777777" w:rsidR="00535CA6" w:rsidRDefault="00535CA6" w:rsidP="00E56BA9">
            <w:pPr>
              <w:pStyle w:val="Compact"/>
              <w:jc w:val="center"/>
            </w:pPr>
            <w:r>
              <w:t>-0.924</w:t>
            </w:r>
          </w:p>
        </w:tc>
        <w:tc>
          <w:tcPr>
            <w:tcW w:w="0" w:type="auto"/>
          </w:tcPr>
          <w:p w14:paraId="5DF4D840" w14:textId="77777777" w:rsidR="00535CA6" w:rsidRDefault="00535CA6" w:rsidP="00E56BA9">
            <w:pPr>
              <w:pStyle w:val="Compact"/>
              <w:jc w:val="center"/>
            </w:pPr>
            <w:r>
              <w:t>0.84</w:t>
            </w:r>
          </w:p>
        </w:tc>
      </w:tr>
      <w:tr w:rsidR="00535CA6" w14:paraId="65E3F2D4" w14:textId="77777777" w:rsidTr="00535CA6">
        <w:trPr>
          <w:jc w:val="center"/>
        </w:trPr>
        <w:tc>
          <w:tcPr>
            <w:tcW w:w="0" w:type="auto"/>
          </w:tcPr>
          <w:p w14:paraId="78372313" w14:textId="77777777" w:rsidR="00535CA6" w:rsidRDefault="00535CA6" w:rsidP="00E56BA9">
            <w:pPr>
              <w:pStyle w:val="Compact"/>
            </w:pPr>
            <w:r w:rsidRPr="007F501B">
              <w:rPr>
                <w:i/>
                <w:iCs/>
              </w:rPr>
              <w:t>r</w:t>
            </w:r>
            <w:r w:rsidRPr="007F501B">
              <w:rPr>
                <w:vertAlign w:val="subscript"/>
              </w:rPr>
              <w:t>M</w:t>
            </w:r>
            <w:r>
              <w:t xml:space="preserve"> slope - curvature</w:t>
            </w:r>
          </w:p>
        </w:tc>
        <w:tc>
          <w:tcPr>
            <w:tcW w:w="0" w:type="auto"/>
          </w:tcPr>
          <w:p w14:paraId="764991E6" w14:textId="77777777" w:rsidR="00535CA6" w:rsidRDefault="00535CA6" w:rsidP="00E56BA9">
            <w:pPr>
              <w:pStyle w:val="Compact"/>
              <w:jc w:val="center"/>
            </w:pPr>
            <w:r>
              <w:t>-0.02</w:t>
            </w:r>
          </w:p>
        </w:tc>
        <w:tc>
          <w:tcPr>
            <w:tcW w:w="0" w:type="auto"/>
          </w:tcPr>
          <w:p w14:paraId="7F6F2A73" w14:textId="77777777" w:rsidR="00535CA6" w:rsidRDefault="00535CA6" w:rsidP="00E56BA9">
            <w:pPr>
              <w:pStyle w:val="Compact"/>
              <w:jc w:val="center"/>
            </w:pPr>
            <w:r>
              <w:t>-0.865</w:t>
            </w:r>
          </w:p>
        </w:tc>
        <w:tc>
          <w:tcPr>
            <w:tcW w:w="0" w:type="auto"/>
          </w:tcPr>
          <w:p w14:paraId="66BC6E64" w14:textId="77777777" w:rsidR="00535CA6" w:rsidRDefault="00535CA6" w:rsidP="00E56BA9">
            <w:pPr>
              <w:pStyle w:val="Compact"/>
              <w:jc w:val="center"/>
            </w:pPr>
            <w:r>
              <w:t>0.814</w:t>
            </w:r>
          </w:p>
        </w:tc>
      </w:tr>
      <w:tr w:rsidR="00535CA6" w14:paraId="07D1B24D" w14:textId="77777777" w:rsidTr="00535CA6">
        <w:trPr>
          <w:jc w:val="center"/>
        </w:trPr>
        <w:tc>
          <w:tcPr>
            <w:tcW w:w="0" w:type="auto"/>
          </w:tcPr>
          <w:p w14:paraId="74E79C8F" w14:textId="77777777" w:rsidR="00535CA6" w:rsidRDefault="00535CA6" w:rsidP="00E56BA9">
            <w:pPr>
              <w:pStyle w:val="Compact"/>
            </w:pPr>
            <w:r w:rsidRPr="007F501B">
              <w:rPr>
                <w:i/>
                <w:iCs/>
              </w:rPr>
              <w:t>r</w:t>
            </w:r>
            <w:r w:rsidRPr="007F501B">
              <w:rPr>
                <w:vertAlign w:val="subscript"/>
              </w:rPr>
              <w:t>G</w:t>
            </w:r>
            <w:r>
              <w:t xml:space="preserve"> intercept - slope</w:t>
            </w:r>
          </w:p>
        </w:tc>
        <w:tc>
          <w:tcPr>
            <w:tcW w:w="0" w:type="auto"/>
          </w:tcPr>
          <w:p w14:paraId="746E0937" w14:textId="77777777" w:rsidR="00535CA6" w:rsidRDefault="00535CA6" w:rsidP="00E56BA9">
            <w:pPr>
              <w:pStyle w:val="Compact"/>
              <w:jc w:val="center"/>
            </w:pPr>
            <w:r>
              <w:t>0.021</w:t>
            </w:r>
          </w:p>
        </w:tc>
        <w:tc>
          <w:tcPr>
            <w:tcW w:w="0" w:type="auto"/>
          </w:tcPr>
          <w:p w14:paraId="3C647925" w14:textId="77777777" w:rsidR="00535CA6" w:rsidRDefault="00535CA6" w:rsidP="00E56BA9">
            <w:pPr>
              <w:pStyle w:val="Compact"/>
              <w:jc w:val="center"/>
            </w:pPr>
            <w:r>
              <w:t>-0.218</w:t>
            </w:r>
          </w:p>
        </w:tc>
        <w:tc>
          <w:tcPr>
            <w:tcW w:w="0" w:type="auto"/>
          </w:tcPr>
          <w:p w14:paraId="75884526" w14:textId="77777777" w:rsidR="00535CA6" w:rsidRDefault="00535CA6" w:rsidP="00E56BA9">
            <w:pPr>
              <w:pStyle w:val="Compact"/>
              <w:jc w:val="center"/>
            </w:pPr>
            <w:r>
              <w:t>0.265</w:t>
            </w:r>
          </w:p>
        </w:tc>
      </w:tr>
      <w:tr w:rsidR="00535CA6" w14:paraId="220AADB9" w14:textId="77777777" w:rsidTr="00535CA6">
        <w:trPr>
          <w:jc w:val="center"/>
        </w:trPr>
        <w:tc>
          <w:tcPr>
            <w:tcW w:w="0" w:type="auto"/>
          </w:tcPr>
          <w:p w14:paraId="12B1F23E" w14:textId="77777777" w:rsidR="00535CA6" w:rsidRDefault="00535CA6" w:rsidP="00E56BA9">
            <w:pPr>
              <w:pStyle w:val="Compact"/>
            </w:pPr>
            <w:r w:rsidRPr="007F501B">
              <w:rPr>
                <w:i/>
                <w:iCs/>
              </w:rPr>
              <w:t>r</w:t>
            </w:r>
            <w:r w:rsidRPr="007F501B">
              <w:rPr>
                <w:vertAlign w:val="subscript"/>
              </w:rPr>
              <w:t>G</w:t>
            </w:r>
            <w:r>
              <w:t xml:space="preserve"> intercept - curvature</w:t>
            </w:r>
          </w:p>
        </w:tc>
        <w:tc>
          <w:tcPr>
            <w:tcW w:w="0" w:type="auto"/>
          </w:tcPr>
          <w:p w14:paraId="4FA6E5D3" w14:textId="77777777" w:rsidR="00535CA6" w:rsidRDefault="00535CA6" w:rsidP="00E56BA9">
            <w:pPr>
              <w:pStyle w:val="Compact"/>
              <w:jc w:val="center"/>
            </w:pPr>
            <w:r>
              <w:t>-0.552</w:t>
            </w:r>
          </w:p>
        </w:tc>
        <w:tc>
          <w:tcPr>
            <w:tcW w:w="0" w:type="auto"/>
          </w:tcPr>
          <w:p w14:paraId="50CBBD6C" w14:textId="77777777" w:rsidR="00535CA6" w:rsidRDefault="00535CA6" w:rsidP="00E56BA9">
            <w:pPr>
              <w:pStyle w:val="Compact"/>
              <w:jc w:val="center"/>
            </w:pPr>
            <w:r>
              <w:t>-0.737</w:t>
            </w:r>
          </w:p>
        </w:tc>
        <w:tc>
          <w:tcPr>
            <w:tcW w:w="0" w:type="auto"/>
          </w:tcPr>
          <w:p w14:paraId="332EB60C" w14:textId="77777777" w:rsidR="00535CA6" w:rsidRDefault="00535CA6" w:rsidP="00E56BA9">
            <w:pPr>
              <w:pStyle w:val="Compact"/>
              <w:jc w:val="center"/>
            </w:pPr>
            <w:r>
              <w:t>-0.357</w:t>
            </w:r>
          </w:p>
        </w:tc>
      </w:tr>
      <w:tr w:rsidR="00535CA6" w14:paraId="3F3CA44A" w14:textId="77777777" w:rsidTr="00535CA6">
        <w:trPr>
          <w:jc w:val="center"/>
        </w:trPr>
        <w:tc>
          <w:tcPr>
            <w:tcW w:w="0" w:type="auto"/>
          </w:tcPr>
          <w:p w14:paraId="0EB75100" w14:textId="77777777" w:rsidR="00535CA6" w:rsidRDefault="00535CA6" w:rsidP="00E56BA9">
            <w:pPr>
              <w:pStyle w:val="Compact"/>
            </w:pPr>
            <w:r w:rsidRPr="007F501B">
              <w:rPr>
                <w:i/>
                <w:iCs/>
              </w:rPr>
              <w:t>r</w:t>
            </w:r>
            <w:r w:rsidRPr="007F501B">
              <w:rPr>
                <w:vertAlign w:val="subscript"/>
              </w:rPr>
              <w:t>G</w:t>
            </w:r>
            <w:r>
              <w:t xml:space="preserve"> slope - curvature</w:t>
            </w:r>
          </w:p>
        </w:tc>
        <w:tc>
          <w:tcPr>
            <w:tcW w:w="0" w:type="auto"/>
          </w:tcPr>
          <w:p w14:paraId="29AB28B8" w14:textId="77777777" w:rsidR="00535CA6" w:rsidRPr="00A8636E" w:rsidRDefault="00535CA6" w:rsidP="00E56BA9">
            <w:pPr>
              <w:pStyle w:val="Compact"/>
              <w:jc w:val="center"/>
              <w:rPr>
                <w:b/>
                <w:bCs/>
              </w:rPr>
            </w:pPr>
            <w:r w:rsidRPr="00A8636E">
              <w:rPr>
                <w:b/>
                <w:bCs/>
              </w:rPr>
              <w:t>0.68</w:t>
            </w:r>
          </w:p>
        </w:tc>
        <w:tc>
          <w:tcPr>
            <w:tcW w:w="0" w:type="auto"/>
          </w:tcPr>
          <w:p w14:paraId="2645EBC5" w14:textId="77777777" w:rsidR="00535CA6" w:rsidRPr="00A8636E" w:rsidRDefault="00535CA6" w:rsidP="00E56BA9">
            <w:pPr>
              <w:pStyle w:val="Compact"/>
              <w:jc w:val="center"/>
              <w:rPr>
                <w:b/>
                <w:bCs/>
              </w:rPr>
            </w:pPr>
            <w:r w:rsidRPr="00A8636E">
              <w:rPr>
                <w:b/>
                <w:bCs/>
              </w:rPr>
              <w:t>0.529</w:t>
            </w:r>
          </w:p>
        </w:tc>
        <w:tc>
          <w:tcPr>
            <w:tcW w:w="0" w:type="auto"/>
          </w:tcPr>
          <w:p w14:paraId="63729EA2" w14:textId="77777777" w:rsidR="00535CA6" w:rsidRPr="00A8636E" w:rsidRDefault="00535CA6" w:rsidP="00E56BA9">
            <w:pPr>
              <w:pStyle w:val="Compact"/>
              <w:jc w:val="center"/>
              <w:rPr>
                <w:b/>
                <w:bCs/>
              </w:rPr>
            </w:pPr>
            <w:r w:rsidRPr="00A8636E">
              <w:rPr>
                <w:b/>
                <w:bCs/>
              </w:rPr>
              <w:t>0.794</w:t>
            </w:r>
          </w:p>
        </w:tc>
      </w:tr>
      <w:tr w:rsidR="001B6835" w14:paraId="577DA2CB" w14:textId="77777777" w:rsidTr="00535CA6">
        <w:trPr>
          <w:jc w:val="center"/>
        </w:trPr>
        <w:tc>
          <w:tcPr>
            <w:tcW w:w="0" w:type="auto"/>
          </w:tcPr>
          <w:p w14:paraId="78519186" w14:textId="50C5640E" w:rsidR="001B6835" w:rsidRPr="007F501B" w:rsidRDefault="00D20739" w:rsidP="001B6835">
            <w:pPr>
              <w:pStyle w:val="Compact"/>
              <w:rPr>
                <w:i/>
                <w:iCs/>
              </w:rPr>
            </w:pPr>
            <w:r>
              <w:t>Residual</w:t>
            </w:r>
          </w:p>
        </w:tc>
        <w:tc>
          <w:tcPr>
            <w:tcW w:w="0" w:type="auto"/>
          </w:tcPr>
          <w:p w14:paraId="6C48B78A" w14:textId="5FE98924" w:rsidR="001B6835" w:rsidRPr="00A8636E" w:rsidRDefault="001B6835" w:rsidP="001B6835">
            <w:pPr>
              <w:pStyle w:val="Compact"/>
              <w:jc w:val="center"/>
              <w:rPr>
                <w:b/>
                <w:bCs/>
              </w:rPr>
            </w:pPr>
            <w:r w:rsidRPr="00A8636E">
              <w:rPr>
                <w:b/>
                <w:bCs/>
              </w:rPr>
              <w:t>-2.087</w:t>
            </w:r>
          </w:p>
        </w:tc>
        <w:tc>
          <w:tcPr>
            <w:tcW w:w="0" w:type="auto"/>
          </w:tcPr>
          <w:p w14:paraId="3CB61EB2" w14:textId="1D3F0DF6" w:rsidR="001B6835" w:rsidRPr="00A8636E" w:rsidRDefault="001B6835" w:rsidP="001B6835">
            <w:pPr>
              <w:pStyle w:val="Compact"/>
              <w:jc w:val="center"/>
              <w:rPr>
                <w:b/>
                <w:bCs/>
              </w:rPr>
            </w:pPr>
            <w:r w:rsidRPr="00A8636E">
              <w:rPr>
                <w:b/>
                <w:bCs/>
              </w:rPr>
              <w:t>-2.118</w:t>
            </w:r>
          </w:p>
        </w:tc>
        <w:tc>
          <w:tcPr>
            <w:tcW w:w="0" w:type="auto"/>
          </w:tcPr>
          <w:p w14:paraId="31C46C5B" w14:textId="17074EB7" w:rsidR="001B6835" w:rsidRPr="00A8636E" w:rsidRDefault="001B6835" w:rsidP="001B6835">
            <w:pPr>
              <w:pStyle w:val="Compact"/>
              <w:jc w:val="center"/>
              <w:rPr>
                <w:b/>
                <w:bCs/>
              </w:rPr>
            </w:pPr>
            <w:r w:rsidRPr="00A8636E">
              <w:rPr>
                <w:b/>
                <w:bCs/>
              </w:rPr>
              <w:t>-2.057</w:t>
            </w:r>
          </w:p>
        </w:tc>
      </w:tr>
      <w:tr w:rsidR="001B6835" w14:paraId="778FE4A4" w14:textId="77777777" w:rsidTr="00535CA6">
        <w:trPr>
          <w:jc w:val="center"/>
        </w:trPr>
        <w:tc>
          <w:tcPr>
            <w:tcW w:w="0" w:type="auto"/>
          </w:tcPr>
          <w:p w14:paraId="340E5983" w14:textId="0FDC3C45" w:rsidR="001B6835" w:rsidRDefault="001B6835" w:rsidP="001B6835">
            <w:pPr>
              <w:pStyle w:val="Compact"/>
            </w:pPr>
            <w:r>
              <w:t>Residual x Age</w:t>
            </w:r>
          </w:p>
        </w:tc>
        <w:tc>
          <w:tcPr>
            <w:tcW w:w="0" w:type="auto"/>
          </w:tcPr>
          <w:p w14:paraId="258CD2FA" w14:textId="0F00D6EC" w:rsidR="001B6835" w:rsidRPr="00A8636E" w:rsidRDefault="001B6835" w:rsidP="001B6835">
            <w:pPr>
              <w:pStyle w:val="Compact"/>
              <w:jc w:val="center"/>
              <w:rPr>
                <w:b/>
                <w:bCs/>
              </w:rPr>
            </w:pPr>
            <w:r w:rsidRPr="00A8636E">
              <w:rPr>
                <w:b/>
                <w:bCs/>
              </w:rPr>
              <w:t>-0.048</w:t>
            </w:r>
          </w:p>
        </w:tc>
        <w:tc>
          <w:tcPr>
            <w:tcW w:w="0" w:type="auto"/>
          </w:tcPr>
          <w:p w14:paraId="2686993D" w14:textId="2E41C386" w:rsidR="001B6835" w:rsidRPr="00A8636E" w:rsidRDefault="001B6835" w:rsidP="001B6835">
            <w:pPr>
              <w:pStyle w:val="Compact"/>
              <w:jc w:val="center"/>
              <w:rPr>
                <w:b/>
                <w:bCs/>
              </w:rPr>
            </w:pPr>
            <w:r w:rsidRPr="00A8636E">
              <w:rPr>
                <w:b/>
                <w:bCs/>
              </w:rPr>
              <w:t>-0.085</w:t>
            </w:r>
          </w:p>
        </w:tc>
        <w:tc>
          <w:tcPr>
            <w:tcW w:w="0" w:type="auto"/>
          </w:tcPr>
          <w:p w14:paraId="14B17987" w14:textId="2BF6B077" w:rsidR="001B6835" w:rsidRPr="00A8636E" w:rsidRDefault="001B6835" w:rsidP="001B6835">
            <w:pPr>
              <w:pStyle w:val="Compact"/>
              <w:jc w:val="center"/>
              <w:rPr>
                <w:b/>
                <w:bCs/>
              </w:rPr>
            </w:pPr>
            <w:r w:rsidRPr="00A8636E">
              <w:rPr>
                <w:b/>
                <w:bCs/>
              </w:rPr>
              <w:t>-0.013</w:t>
            </w:r>
          </w:p>
        </w:tc>
      </w:tr>
    </w:tbl>
    <w:p w14:paraId="221AE07C" w14:textId="55C7B1EE" w:rsidR="0064379B" w:rsidRDefault="0064379B" w:rsidP="009A6F35">
      <w:pPr>
        <w:pStyle w:val="BodyText"/>
      </w:pPr>
    </w:p>
    <w:p w14:paraId="64D15F40" w14:textId="483456EA" w:rsidR="00D20739" w:rsidRPr="00D20739" w:rsidRDefault="00D20739" w:rsidP="00D20739">
      <w:pPr>
        <w:pStyle w:val="FirstParagraph"/>
      </w:pPr>
      <w:r w:rsidRPr="00D20739">
        <w:rPr>
          <w:b/>
          <w:bCs/>
        </w:rPr>
        <w:t xml:space="preserve">Table S10 </w:t>
      </w:r>
      <w:r w:rsidRPr="00D20739">
        <w:t xml:space="preserve">Estimates from model </w:t>
      </w:r>
      <w:r>
        <w:t xml:space="preserve">testing the effects of incubation treatment on changes in mass over age. Note that individual variation is not accounted for in random effects, only variation </w:t>
      </w:r>
      <w:r w:rsidR="000D5B81">
        <w:t>among different mothers</w:t>
      </w:r>
      <w:r w:rsidR="002A2772">
        <w:t xml:space="preserve"> to account for non-independence among siblings</w:t>
      </w:r>
      <w:r>
        <w:t>.</w:t>
      </w:r>
      <w:r w:rsidRPr="00D20739">
        <w:t xml:space="preserve"> Bolded estimates are significantly different from zero. * indicates that value is above zero prior to rounding. n</w:t>
      </w:r>
      <w:r w:rsidRPr="00D20739">
        <w:rPr>
          <w:vertAlign w:val="subscript"/>
        </w:rPr>
        <w:t>obs</w:t>
      </w:r>
      <w:r w:rsidRPr="00D20739">
        <w:t xml:space="preserve"> = </w:t>
      </w:r>
      <w:r w:rsidRPr="00AA0F39">
        <w:lastRenderedPageBreak/>
        <w:t>2926</w:t>
      </w:r>
      <w:r w:rsidRPr="00D20739">
        <w:t>. G is the additive genetic variance, M is maternal effects. r is the correlation between variance components.</w:t>
      </w:r>
      <w:r w:rsidRPr="00D20739">
        <w:rPr>
          <w:rFonts w:eastAsiaTheme="minorEastAsia"/>
        </w:rPr>
        <w:t xml:space="preserve"> Age measured in days was z-transformed (mean = 361.34, SD = 185.16)</w:t>
      </w:r>
      <w:r w:rsidR="00197597">
        <w:rPr>
          <w:rFonts w:eastAsiaTheme="minorEastAsia"/>
        </w:rPr>
        <w:t xml:space="preserve">. </w:t>
      </w:r>
      <w:r w:rsidR="00197597" w:rsidRPr="00AA0F39">
        <w:rPr>
          <w:rFonts w:cs="Times New Roman"/>
        </w:rPr>
        <w:t xml:space="preserve">* indicates that value is </w:t>
      </w:r>
      <w:r w:rsidR="0048545D">
        <w:rPr>
          <w:rFonts w:cs="Times New Roman"/>
        </w:rPr>
        <w:t>very small but does not overlap zero</w:t>
      </w:r>
      <w:r w:rsidR="00197597" w:rsidRPr="00AA0F39">
        <w:rPr>
          <w:rFonts w:cs="Times New Roman"/>
        </w:rPr>
        <w:t xml:space="preserve"> prior to rounding</w:t>
      </w:r>
    </w:p>
    <w:tbl>
      <w:tblPr>
        <w:tblStyle w:val="Table"/>
        <w:tblW w:w="4652" w:type="pct"/>
        <w:tblLook w:val="07E0" w:firstRow="1" w:lastRow="1" w:firstColumn="1" w:lastColumn="1" w:noHBand="1" w:noVBand="1"/>
      </w:tblPr>
      <w:tblGrid>
        <w:gridCol w:w="3861"/>
        <w:gridCol w:w="2065"/>
        <w:gridCol w:w="1400"/>
        <w:gridCol w:w="1584"/>
      </w:tblGrid>
      <w:tr w:rsidR="00D20739" w14:paraId="18304A1F" w14:textId="77777777" w:rsidTr="00DD07C8">
        <w:tc>
          <w:tcPr>
            <w:tcW w:w="0" w:type="auto"/>
            <w:tcBorders>
              <w:bottom w:val="single" w:sz="0" w:space="0" w:color="auto"/>
            </w:tcBorders>
            <w:vAlign w:val="bottom"/>
          </w:tcPr>
          <w:p w14:paraId="4F4017C1" w14:textId="77777777" w:rsidR="00D20739" w:rsidRDefault="00D20739" w:rsidP="00DD07C8">
            <w:pPr>
              <w:pStyle w:val="Compact"/>
            </w:pPr>
            <w:r>
              <w:t> </w:t>
            </w:r>
          </w:p>
        </w:tc>
        <w:tc>
          <w:tcPr>
            <w:tcW w:w="0" w:type="auto"/>
            <w:tcBorders>
              <w:bottom w:val="single" w:sz="0" w:space="0" w:color="auto"/>
            </w:tcBorders>
            <w:vAlign w:val="bottom"/>
          </w:tcPr>
          <w:p w14:paraId="68DC2A77" w14:textId="77777777" w:rsidR="00D20739" w:rsidRDefault="00D20739" w:rsidP="00DD07C8">
            <w:pPr>
              <w:pStyle w:val="Compact"/>
              <w:jc w:val="center"/>
            </w:pPr>
            <w:r>
              <w:t>Estimate</w:t>
            </w:r>
          </w:p>
        </w:tc>
        <w:tc>
          <w:tcPr>
            <w:tcW w:w="0" w:type="auto"/>
            <w:tcBorders>
              <w:bottom w:val="single" w:sz="0" w:space="0" w:color="auto"/>
            </w:tcBorders>
            <w:vAlign w:val="bottom"/>
          </w:tcPr>
          <w:p w14:paraId="615611E3" w14:textId="77777777" w:rsidR="00D20739" w:rsidRDefault="00D20739" w:rsidP="00DD07C8">
            <w:pPr>
              <w:pStyle w:val="Compact"/>
              <w:jc w:val="center"/>
            </w:pPr>
            <w:r>
              <w:t>Q2.5</w:t>
            </w:r>
          </w:p>
        </w:tc>
        <w:tc>
          <w:tcPr>
            <w:tcW w:w="0" w:type="auto"/>
            <w:tcBorders>
              <w:bottom w:val="single" w:sz="0" w:space="0" w:color="auto"/>
            </w:tcBorders>
            <w:vAlign w:val="bottom"/>
          </w:tcPr>
          <w:p w14:paraId="3DF91891" w14:textId="77777777" w:rsidR="00D20739" w:rsidRDefault="00D20739" w:rsidP="00DD07C8">
            <w:pPr>
              <w:pStyle w:val="Compact"/>
              <w:jc w:val="center"/>
            </w:pPr>
            <w:r>
              <w:t>Q97.5</w:t>
            </w:r>
          </w:p>
        </w:tc>
      </w:tr>
      <w:tr w:rsidR="00D20739" w14:paraId="33335E34" w14:textId="77777777" w:rsidTr="00DD07C8">
        <w:tc>
          <w:tcPr>
            <w:tcW w:w="0" w:type="auto"/>
          </w:tcPr>
          <w:p w14:paraId="0F9839C4" w14:textId="32AC1BDE" w:rsidR="00D20739" w:rsidRDefault="00D20739" w:rsidP="00D20739">
            <w:pPr>
              <w:pStyle w:val="Compact"/>
            </w:pPr>
            <w:r>
              <w:t>Intercept</w:t>
            </w:r>
          </w:p>
        </w:tc>
        <w:tc>
          <w:tcPr>
            <w:tcW w:w="0" w:type="auto"/>
          </w:tcPr>
          <w:p w14:paraId="5DECD803" w14:textId="77777777" w:rsidR="00D20739" w:rsidRPr="005043B1" w:rsidRDefault="00D20739" w:rsidP="00D20739">
            <w:pPr>
              <w:pStyle w:val="Compact"/>
              <w:jc w:val="center"/>
              <w:rPr>
                <w:b/>
                <w:bCs/>
              </w:rPr>
            </w:pPr>
            <w:r w:rsidRPr="005043B1">
              <w:rPr>
                <w:b/>
                <w:bCs/>
              </w:rPr>
              <w:t>-0.77</w:t>
            </w:r>
          </w:p>
        </w:tc>
        <w:tc>
          <w:tcPr>
            <w:tcW w:w="0" w:type="auto"/>
          </w:tcPr>
          <w:p w14:paraId="6227D3B0" w14:textId="77777777" w:rsidR="00D20739" w:rsidRPr="005043B1" w:rsidRDefault="00D20739" w:rsidP="00D20739">
            <w:pPr>
              <w:pStyle w:val="Compact"/>
              <w:jc w:val="center"/>
              <w:rPr>
                <w:b/>
                <w:bCs/>
              </w:rPr>
            </w:pPr>
            <w:r w:rsidRPr="005043B1">
              <w:rPr>
                <w:b/>
                <w:bCs/>
              </w:rPr>
              <w:t>-0.85</w:t>
            </w:r>
          </w:p>
        </w:tc>
        <w:tc>
          <w:tcPr>
            <w:tcW w:w="0" w:type="auto"/>
          </w:tcPr>
          <w:p w14:paraId="2CF0F6A8" w14:textId="77777777" w:rsidR="00D20739" w:rsidRPr="005043B1" w:rsidRDefault="00D20739" w:rsidP="00D20739">
            <w:pPr>
              <w:pStyle w:val="Compact"/>
              <w:jc w:val="center"/>
              <w:rPr>
                <w:b/>
                <w:bCs/>
              </w:rPr>
            </w:pPr>
            <w:r w:rsidRPr="005043B1">
              <w:rPr>
                <w:b/>
                <w:bCs/>
              </w:rPr>
              <w:t>-0.68</w:t>
            </w:r>
          </w:p>
        </w:tc>
      </w:tr>
      <w:tr w:rsidR="00D20739" w14:paraId="0508D8EF" w14:textId="77777777" w:rsidTr="00DD07C8">
        <w:tc>
          <w:tcPr>
            <w:tcW w:w="0" w:type="auto"/>
          </w:tcPr>
          <w:p w14:paraId="54B1BC31" w14:textId="4F200035" w:rsidR="00D20739" w:rsidRDefault="00D20739" w:rsidP="00D20739">
            <w:pPr>
              <w:pStyle w:val="Compact"/>
            </w:pPr>
            <w:r>
              <w:t>Treatment</w:t>
            </w:r>
          </w:p>
        </w:tc>
        <w:tc>
          <w:tcPr>
            <w:tcW w:w="0" w:type="auto"/>
          </w:tcPr>
          <w:p w14:paraId="418D92B2" w14:textId="77777777" w:rsidR="00D20739" w:rsidRPr="005043B1" w:rsidRDefault="00D20739" w:rsidP="00D20739">
            <w:pPr>
              <w:pStyle w:val="Compact"/>
              <w:jc w:val="center"/>
              <w:rPr>
                <w:b/>
                <w:bCs/>
              </w:rPr>
            </w:pPr>
            <w:r w:rsidRPr="005043B1">
              <w:rPr>
                <w:b/>
                <w:bCs/>
              </w:rPr>
              <w:t>-0.01</w:t>
            </w:r>
          </w:p>
        </w:tc>
        <w:tc>
          <w:tcPr>
            <w:tcW w:w="0" w:type="auto"/>
          </w:tcPr>
          <w:p w14:paraId="6F4189E8" w14:textId="77777777" w:rsidR="00D20739" w:rsidRPr="005043B1" w:rsidRDefault="00D20739" w:rsidP="00D20739">
            <w:pPr>
              <w:pStyle w:val="Compact"/>
              <w:jc w:val="center"/>
              <w:rPr>
                <w:b/>
                <w:bCs/>
              </w:rPr>
            </w:pPr>
            <w:r w:rsidRPr="005043B1">
              <w:rPr>
                <w:b/>
                <w:bCs/>
              </w:rPr>
              <w:t>-0.01</w:t>
            </w:r>
          </w:p>
        </w:tc>
        <w:tc>
          <w:tcPr>
            <w:tcW w:w="0" w:type="auto"/>
          </w:tcPr>
          <w:p w14:paraId="405481EB" w14:textId="77777777" w:rsidR="00D20739" w:rsidRPr="005043B1" w:rsidRDefault="00D20739" w:rsidP="00D20739">
            <w:pPr>
              <w:pStyle w:val="Compact"/>
              <w:jc w:val="center"/>
              <w:rPr>
                <w:b/>
                <w:bCs/>
              </w:rPr>
            </w:pPr>
            <w:r w:rsidRPr="005043B1">
              <w:rPr>
                <w:b/>
                <w:bCs/>
              </w:rPr>
              <w:t>-0.01</w:t>
            </w:r>
          </w:p>
        </w:tc>
      </w:tr>
      <w:tr w:rsidR="00D20739" w14:paraId="62D1EB91" w14:textId="77777777" w:rsidTr="00DD07C8">
        <w:tc>
          <w:tcPr>
            <w:tcW w:w="0" w:type="auto"/>
          </w:tcPr>
          <w:p w14:paraId="3F770405" w14:textId="46143E15" w:rsidR="00D20739" w:rsidRDefault="00D20739" w:rsidP="00D20739">
            <w:pPr>
              <w:pStyle w:val="Compact"/>
            </w:pPr>
            <w:r>
              <w:t>Age</w:t>
            </w:r>
          </w:p>
        </w:tc>
        <w:tc>
          <w:tcPr>
            <w:tcW w:w="0" w:type="auto"/>
          </w:tcPr>
          <w:p w14:paraId="53E1FA53" w14:textId="77777777" w:rsidR="00D20739" w:rsidRDefault="00D20739" w:rsidP="00D20739">
            <w:pPr>
              <w:pStyle w:val="Compact"/>
              <w:jc w:val="center"/>
            </w:pPr>
            <w:r>
              <w:t>0.63</w:t>
            </w:r>
          </w:p>
        </w:tc>
        <w:tc>
          <w:tcPr>
            <w:tcW w:w="0" w:type="auto"/>
          </w:tcPr>
          <w:p w14:paraId="1F4D1912" w14:textId="77777777" w:rsidR="00D20739" w:rsidRDefault="00D20739" w:rsidP="00D20739">
            <w:pPr>
              <w:pStyle w:val="Compact"/>
              <w:jc w:val="center"/>
            </w:pPr>
            <w:r>
              <w:t>0.57</w:t>
            </w:r>
          </w:p>
        </w:tc>
        <w:tc>
          <w:tcPr>
            <w:tcW w:w="0" w:type="auto"/>
          </w:tcPr>
          <w:p w14:paraId="6BC795FD" w14:textId="77777777" w:rsidR="00D20739" w:rsidRDefault="00D20739" w:rsidP="00D20739">
            <w:pPr>
              <w:pStyle w:val="Compact"/>
              <w:jc w:val="center"/>
            </w:pPr>
            <w:r>
              <w:t>0.7</w:t>
            </w:r>
          </w:p>
        </w:tc>
      </w:tr>
      <w:tr w:rsidR="00D20739" w14:paraId="01C53D72" w14:textId="77777777" w:rsidTr="00DD07C8">
        <w:tc>
          <w:tcPr>
            <w:tcW w:w="0" w:type="auto"/>
          </w:tcPr>
          <w:p w14:paraId="2A46FFCE" w14:textId="0A75D2A1" w:rsidR="00D20739" w:rsidRDefault="00D20739" w:rsidP="00D20739">
            <w:pPr>
              <w:pStyle w:val="Compact"/>
            </w:pPr>
            <w:r>
              <w:t>Age</w:t>
            </w:r>
            <w:r w:rsidRPr="00470E70">
              <w:rPr>
                <w:vertAlign w:val="superscript"/>
              </w:rPr>
              <w:t>2</w:t>
            </w:r>
          </w:p>
        </w:tc>
        <w:tc>
          <w:tcPr>
            <w:tcW w:w="0" w:type="auto"/>
          </w:tcPr>
          <w:p w14:paraId="00D04B6B" w14:textId="77777777" w:rsidR="00D20739" w:rsidRDefault="00D20739" w:rsidP="00D20739">
            <w:pPr>
              <w:pStyle w:val="Compact"/>
              <w:jc w:val="center"/>
            </w:pPr>
            <w:r>
              <w:t>-0.05</w:t>
            </w:r>
          </w:p>
        </w:tc>
        <w:tc>
          <w:tcPr>
            <w:tcW w:w="0" w:type="auto"/>
          </w:tcPr>
          <w:p w14:paraId="51EA0995" w14:textId="77777777" w:rsidR="00D20739" w:rsidRDefault="00D20739" w:rsidP="00D20739">
            <w:pPr>
              <w:pStyle w:val="Compact"/>
              <w:jc w:val="center"/>
            </w:pPr>
            <w:r>
              <w:t>-0.1</w:t>
            </w:r>
          </w:p>
        </w:tc>
        <w:tc>
          <w:tcPr>
            <w:tcW w:w="0" w:type="auto"/>
          </w:tcPr>
          <w:p w14:paraId="1A7E7E70" w14:textId="77777777" w:rsidR="00D20739" w:rsidRDefault="00D20739" w:rsidP="00D20739">
            <w:pPr>
              <w:pStyle w:val="Compact"/>
              <w:jc w:val="center"/>
            </w:pPr>
            <w:r>
              <w:t>0.01</w:t>
            </w:r>
          </w:p>
        </w:tc>
      </w:tr>
      <w:tr w:rsidR="00D20739" w14:paraId="5F99B207" w14:textId="77777777" w:rsidTr="00DD07C8">
        <w:tc>
          <w:tcPr>
            <w:tcW w:w="0" w:type="auto"/>
          </w:tcPr>
          <w:p w14:paraId="06D2FF15" w14:textId="5EE21BA1" w:rsidR="00D20739" w:rsidRDefault="00D20739" w:rsidP="00DD07C8">
            <w:pPr>
              <w:pStyle w:val="Compact"/>
            </w:pPr>
            <w:r>
              <w:t xml:space="preserve">Treatment </w:t>
            </w:r>
            <m:oMath>
              <m:r>
                <w:rPr>
                  <w:rFonts w:ascii="Cambria Math" w:hAnsi="Cambria Math"/>
                </w:rPr>
                <m:t>×</m:t>
              </m:r>
            </m:oMath>
            <w:r>
              <w:rPr>
                <w:rFonts w:eastAsiaTheme="minorEastAsia"/>
              </w:rPr>
              <w:t xml:space="preserve"> </w:t>
            </w:r>
            <w:r w:rsidRPr="001F105A">
              <w:rPr>
                <w:iCs/>
              </w:rPr>
              <w:t>Age</w:t>
            </w:r>
          </w:p>
        </w:tc>
        <w:tc>
          <w:tcPr>
            <w:tcW w:w="0" w:type="auto"/>
          </w:tcPr>
          <w:p w14:paraId="679072BD" w14:textId="07D264EA" w:rsidR="00D20739" w:rsidRPr="0048545D" w:rsidRDefault="0048545D" w:rsidP="00DD07C8">
            <w:pPr>
              <w:pStyle w:val="Compact"/>
              <w:jc w:val="center"/>
              <w:rPr>
                <w:b/>
                <w:bCs/>
              </w:rPr>
            </w:pPr>
            <w:r>
              <w:rPr>
                <w:b/>
                <w:bCs/>
              </w:rPr>
              <w:t>-</w:t>
            </w:r>
            <w:r w:rsidR="00D20739" w:rsidRPr="0048545D">
              <w:rPr>
                <w:b/>
                <w:bCs/>
              </w:rPr>
              <w:t>0</w:t>
            </w:r>
            <w:r w:rsidR="005043B1" w:rsidRPr="0048545D">
              <w:rPr>
                <w:b/>
                <w:bCs/>
              </w:rPr>
              <w:t>*</w:t>
            </w:r>
          </w:p>
        </w:tc>
        <w:tc>
          <w:tcPr>
            <w:tcW w:w="0" w:type="auto"/>
          </w:tcPr>
          <w:p w14:paraId="2B8EB0A4" w14:textId="77777777" w:rsidR="00D20739" w:rsidRPr="0048545D" w:rsidRDefault="00D20739" w:rsidP="00DD07C8">
            <w:pPr>
              <w:pStyle w:val="Compact"/>
              <w:jc w:val="center"/>
              <w:rPr>
                <w:b/>
                <w:bCs/>
              </w:rPr>
            </w:pPr>
            <w:r w:rsidRPr="0048545D">
              <w:rPr>
                <w:b/>
                <w:bCs/>
              </w:rPr>
              <w:t>-0.01</w:t>
            </w:r>
          </w:p>
        </w:tc>
        <w:tc>
          <w:tcPr>
            <w:tcW w:w="0" w:type="auto"/>
          </w:tcPr>
          <w:p w14:paraId="1C1B5507" w14:textId="023DE004" w:rsidR="00D20739" w:rsidRPr="0048545D" w:rsidRDefault="0048545D" w:rsidP="00DD07C8">
            <w:pPr>
              <w:pStyle w:val="Compact"/>
              <w:jc w:val="center"/>
              <w:rPr>
                <w:b/>
                <w:bCs/>
              </w:rPr>
            </w:pPr>
            <w:r w:rsidRPr="0048545D">
              <w:rPr>
                <w:b/>
                <w:bCs/>
              </w:rPr>
              <w:t>-</w:t>
            </w:r>
            <w:r w:rsidR="00D20739" w:rsidRPr="0048545D">
              <w:rPr>
                <w:b/>
                <w:bCs/>
              </w:rPr>
              <w:t>0</w:t>
            </w:r>
            <w:r w:rsidR="005043B1" w:rsidRPr="0048545D">
              <w:rPr>
                <w:b/>
                <w:bCs/>
              </w:rPr>
              <w:t>*</w:t>
            </w:r>
          </w:p>
        </w:tc>
      </w:tr>
      <w:tr w:rsidR="00D20739" w14:paraId="19E90666" w14:textId="77777777" w:rsidTr="00DD07C8">
        <w:tc>
          <w:tcPr>
            <w:tcW w:w="0" w:type="auto"/>
          </w:tcPr>
          <w:p w14:paraId="264F9122" w14:textId="24FB332E" w:rsidR="00D20739" w:rsidRPr="00D20739" w:rsidRDefault="00D20739" w:rsidP="00DD07C8">
            <w:pPr>
              <w:pStyle w:val="Compact"/>
              <w:rPr>
                <w:vertAlign w:val="superscript"/>
              </w:rPr>
            </w:pPr>
            <w:r>
              <w:t xml:space="preserve">Treatment </w:t>
            </w:r>
            <m:oMath>
              <m:r>
                <w:rPr>
                  <w:rFonts w:ascii="Cambria Math" w:hAnsi="Cambria Math"/>
                </w:rPr>
                <m:t>×</m:t>
              </m:r>
            </m:oMath>
            <w:r>
              <w:rPr>
                <w:rFonts w:eastAsiaTheme="minorEastAsia"/>
              </w:rPr>
              <w:t xml:space="preserve"> </w:t>
            </w:r>
            <w:r w:rsidRPr="001F105A">
              <w:rPr>
                <w:iCs/>
              </w:rPr>
              <w:t>Age</w:t>
            </w:r>
            <w:r>
              <w:rPr>
                <w:iCs/>
                <w:vertAlign w:val="superscript"/>
              </w:rPr>
              <w:t>2</w:t>
            </w:r>
          </w:p>
        </w:tc>
        <w:tc>
          <w:tcPr>
            <w:tcW w:w="0" w:type="auto"/>
          </w:tcPr>
          <w:p w14:paraId="557F8FFB" w14:textId="234ACE20" w:rsidR="00D20739" w:rsidRPr="00DD07C8" w:rsidRDefault="0048545D" w:rsidP="00DD07C8">
            <w:pPr>
              <w:pStyle w:val="Compact"/>
              <w:jc w:val="center"/>
              <w:rPr>
                <w:b/>
                <w:bCs/>
              </w:rPr>
            </w:pPr>
            <w:r>
              <w:rPr>
                <w:b/>
                <w:bCs/>
              </w:rPr>
              <w:t>-</w:t>
            </w:r>
            <w:r w:rsidR="00D20739" w:rsidRPr="00DD07C8">
              <w:rPr>
                <w:b/>
                <w:bCs/>
              </w:rPr>
              <w:t>0</w:t>
            </w:r>
            <w:r w:rsidR="005043B1" w:rsidRPr="00DD07C8">
              <w:rPr>
                <w:b/>
                <w:bCs/>
              </w:rPr>
              <w:t>*</w:t>
            </w:r>
          </w:p>
        </w:tc>
        <w:tc>
          <w:tcPr>
            <w:tcW w:w="0" w:type="auto"/>
          </w:tcPr>
          <w:p w14:paraId="19C366BA" w14:textId="1AC797F4" w:rsidR="00D20739" w:rsidRPr="00DD07C8" w:rsidRDefault="0048545D" w:rsidP="00DD07C8">
            <w:pPr>
              <w:pStyle w:val="Compact"/>
              <w:jc w:val="center"/>
              <w:rPr>
                <w:b/>
                <w:bCs/>
              </w:rPr>
            </w:pPr>
            <w:r>
              <w:rPr>
                <w:b/>
                <w:bCs/>
              </w:rPr>
              <w:t>-</w:t>
            </w:r>
            <w:r w:rsidR="00D20739" w:rsidRPr="00DD07C8">
              <w:rPr>
                <w:b/>
                <w:bCs/>
              </w:rPr>
              <w:t>0</w:t>
            </w:r>
            <w:r w:rsidR="005043B1" w:rsidRPr="00DD07C8">
              <w:rPr>
                <w:b/>
                <w:bCs/>
              </w:rPr>
              <w:t>*</w:t>
            </w:r>
          </w:p>
        </w:tc>
        <w:tc>
          <w:tcPr>
            <w:tcW w:w="0" w:type="auto"/>
          </w:tcPr>
          <w:p w14:paraId="7848BF8A" w14:textId="47E6F47B" w:rsidR="00D20739" w:rsidRPr="00DD07C8" w:rsidRDefault="0048545D" w:rsidP="00DD07C8">
            <w:pPr>
              <w:pStyle w:val="Compact"/>
              <w:jc w:val="center"/>
              <w:rPr>
                <w:b/>
                <w:bCs/>
              </w:rPr>
            </w:pPr>
            <w:r>
              <w:rPr>
                <w:b/>
                <w:bCs/>
              </w:rPr>
              <w:t>-</w:t>
            </w:r>
            <w:r w:rsidR="00D20739" w:rsidRPr="00DD07C8">
              <w:rPr>
                <w:b/>
                <w:bCs/>
              </w:rPr>
              <w:t>0</w:t>
            </w:r>
            <w:r w:rsidR="005043B1" w:rsidRPr="00DD07C8">
              <w:rPr>
                <w:b/>
                <w:bCs/>
              </w:rPr>
              <w:t>*</w:t>
            </w:r>
          </w:p>
        </w:tc>
      </w:tr>
      <w:tr w:rsidR="00D20739" w14:paraId="5DA1B885" w14:textId="77777777" w:rsidTr="00DD07C8">
        <w:tc>
          <w:tcPr>
            <w:tcW w:w="0" w:type="auto"/>
          </w:tcPr>
          <w:p w14:paraId="1BA734E0" w14:textId="45AAAAE5" w:rsidR="00D20739" w:rsidRDefault="00D20739" w:rsidP="00DD07C8">
            <w:pPr>
              <w:pStyle w:val="Compact"/>
            </w:pPr>
            <w:r>
              <w:t>V</w:t>
            </w:r>
            <w:r w:rsidRPr="007F501B">
              <w:rPr>
                <w:vertAlign w:val="subscript"/>
              </w:rPr>
              <w:t>M</w:t>
            </w:r>
            <w:r>
              <w:t xml:space="preserve"> intercept</w:t>
            </w:r>
          </w:p>
        </w:tc>
        <w:tc>
          <w:tcPr>
            <w:tcW w:w="0" w:type="auto"/>
          </w:tcPr>
          <w:p w14:paraId="78A4233A" w14:textId="77777777" w:rsidR="00D20739" w:rsidRPr="005043B1" w:rsidRDefault="00D20739" w:rsidP="00DD07C8">
            <w:pPr>
              <w:pStyle w:val="Compact"/>
              <w:jc w:val="center"/>
              <w:rPr>
                <w:b/>
                <w:bCs/>
              </w:rPr>
            </w:pPr>
            <w:r w:rsidRPr="005043B1">
              <w:rPr>
                <w:b/>
                <w:bCs/>
              </w:rPr>
              <w:t>0.08</w:t>
            </w:r>
          </w:p>
        </w:tc>
        <w:tc>
          <w:tcPr>
            <w:tcW w:w="0" w:type="auto"/>
          </w:tcPr>
          <w:p w14:paraId="4BE86E91" w14:textId="77777777" w:rsidR="00D20739" w:rsidRPr="005043B1" w:rsidRDefault="00D20739" w:rsidP="00DD07C8">
            <w:pPr>
              <w:pStyle w:val="Compact"/>
              <w:jc w:val="center"/>
              <w:rPr>
                <w:b/>
                <w:bCs/>
              </w:rPr>
            </w:pPr>
            <w:r w:rsidRPr="005043B1">
              <w:rPr>
                <w:b/>
                <w:bCs/>
              </w:rPr>
              <w:t>0.06</w:t>
            </w:r>
          </w:p>
        </w:tc>
        <w:tc>
          <w:tcPr>
            <w:tcW w:w="0" w:type="auto"/>
          </w:tcPr>
          <w:p w14:paraId="2EE68C50" w14:textId="77777777" w:rsidR="00D20739" w:rsidRPr="005043B1" w:rsidRDefault="00D20739" w:rsidP="00DD07C8">
            <w:pPr>
              <w:pStyle w:val="Compact"/>
              <w:jc w:val="center"/>
              <w:rPr>
                <w:b/>
                <w:bCs/>
              </w:rPr>
            </w:pPr>
            <w:r w:rsidRPr="005043B1">
              <w:rPr>
                <w:b/>
                <w:bCs/>
              </w:rPr>
              <w:t>0.09</w:t>
            </w:r>
          </w:p>
        </w:tc>
      </w:tr>
      <w:tr w:rsidR="00D20739" w14:paraId="4167D2D8" w14:textId="77777777" w:rsidTr="00DD07C8">
        <w:tc>
          <w:tcPr>
            <w:tcW w:w="0" w:type="auto"/>
          </w:tcPr>
          <w:p w14:paraId="2030AFE5" w14:textId="6B3CAE0A" w:rsidR="00D20739" w:rsidRDefault="00D20739" w:rsidP="00DD07C8">
            <w:pPr>
              <w:pStyle w:val="Compact"/>
            </w:pPr>
            <w:r>
              <w:t>Residual</w:t>
            </w:r>
          </w:p>
        </w:tc>
        <w:tc>
          <w:tcPr>
            <w:tcW w:w="0" w:type="auto"/>
          </w:tcPr>
          <w:p w14:paraId="06D8950C" w14:textId="77777777" w:rsidR="00D20739" w:rsidRPr="005043B1" w:rsidRDefault="00D20739" w:rsidP="00DD07C8">
            <w:pPr>
              <w:pStyle w:val="Compact"/>
              <w:jc w:val="center"/>
              <w:rPr>
                <w:b/>
                <w:bCs/>
              </w:rPr>
            </w:pPr>
            <w:r w:rsidRPr="005043B1">
              <w:rPr>
                <w:b/>
                <w:bCs/>
              </w:rPr>
              <w:t>0.18</w:t>
            </w:r>
          </w:p>
        </w:tc>
        <w:tc>
          <w:tcPr>
            <w:tcW w:w="0" w:type="auto"/>
          </w:tcPr>
          <w:p w14:paraId="3DDAB152" w14:textId="77777777" w:rsidR="00D20739" w:rsidRPr="005043B1" w:rsidRDefault="00D20739" w:rsidP="00DD07C8">
            <w:pPr>
              <w:pStyle w:val="Compact"/>
              <w:jc w:val="center"/>
              <w:rPr>
                <w:b/>
                <w:bCs/>
              </w:rPr>
            </w:pPr>
            <w:r w:rsidRPr="005043B1">
              <w:rPr>
                <w:b/>
                <w:bCs/>
              </w:rPr>
              <w:t>0.18</w:t>
            </w:r>
          </w:p>
        </w:tc>
        <w:tc>
          <w:tcPr>
            <w:tcW w:w="0" w:type="auto"/>
          </w:tcPr>
          <w:p w14:paraId="09D166F7" w14:textId="77777777" w:rsidR="00D20739" w:rsidRPr="005043B1" w:rsidRDefault="00D20739" w:rsidP="00DD07C8">
            <w:pPr>
              <w:pStyle w:val="Compact"/>
              <w:jc w:val="center"/>
              <w:rPr>
                <w:b/>
                <w:bCs/>
              </w:rPr>
            </w:pPr>
            <w:r w:rsidRPr="005043B1">
              <w:rPr>
                <w:b/>
                <w:bCs/>
              </w:rPr>
              <w:t>0.19</w:t>
            </w:r>
          </w:p>
        </w:tc>
      </w:tr>
    </w:tbl>
    <w:p w14:paraId="6901E36E" w14:textId="77777777" w:rsidR="00D20739" w:rsidRPr="009A6F35" w:rsidRDefault="00D20739" w:rsidP="009A6F35">
      <w:pPr>
        <w:pStyle w:val="BodyText"/>
      </w:pPr>
    </w:p>
    <w:sectPr w:rsidR="00D20739" w:rsidRPr="009A6F3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Daniel Noble" w:date="2020-09-14T08:46:00Z" w:initials="DN">
    <w:p w14:paraId="486F96A5" w14:textId="4F3A3243" w:rsidR="00DD07C8" w:rsidRDefault="00DD07C8">
      <w:pPr>
        <w:pStyle w:val="CommentText"/>
      </w:pPr>
      <w:r>
        <w:rPr>
          <w:rStyle w:val="CommentReference"/>
        </w:rPr>
        <w:annotationRef/>
      </w:r>
      <w:r>
        <w:t>Change “-“ -&gt; “to” to make it easier with negative value in 95%CI. Do for all tables like this.</w:t>
      </w:r>
    </w:p>
  </w:comment>
  <w:comment w:id="7" w:author="Daniel Noble" w:date="2020-09-14T08:51:00Z" w:initials="DN">
    <w:p w14:paraId="4D7AFC31" w14:textId="45371774" w:rsidR="00DD07C8" w:rsidRDefault="00DD07C8">
      <w:pPr>
        <w:pStyle w:val="CommentText"/>
      </w:pPr>
      <w:r>
        <w:rPr>
          <w:rStyle w:val="CommentReference"/>
        </w:rPr>
        <w:annotationRef/>
      </w:r>
      <w:r>
        <w:t>Can you generate H2_CV and M2_CV? How do we interpret these otherwise? Does Alistair’s paper do this?</w:t>
      </w:r>
    </w:p>
  </w:comment>
  <w:comment w:id="8" w:author="fonti.kar@gmail.com" w:date="2020-09-30T15:29:00Z" w:initials="f">
    <w:p w14:paraId="7473CE20" w14:textId="77777777" w:rsidR="00DD07C8" w:rsidRDefault="00DD07C8">
      <w:pPr>
        <w:pStyle w:val="CommentText"/>
      </w:pPr>
      <w:r>
        <w:rPr>
          <w:rStyle w:val="CommentReference"/>
        </w:rPr>
        <w:annotationRef/>
      </w:r>
      <w:r>
        <w:t xml:space="preserve">Alistair does not do this but we can if we want, </w:t>
      </w:r>
    </w:p>
    <w:p w14:paraId="40E76856" w14:textId="77777777" w:rsidR="00DD07C8" w:rsidRDefault="00DD07C8">
      <w:pPr>
        <w:pStyle w:val="CommentText"/>
      </w:pPr>
    </w:p>
    <w:p w14:paraId="73D17B0E" w14:textId="69130AC2" w:rsidR="00DD07C8" w:rsidRDefault="00DD07C8">
      <w:pPr>
        <w:pStyle w:val="CommentText"/>
      </w:pPr>
      <w:r>
        <w:t>I’ve pasted the preliminary plot of CV h2 and m2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6F96A5" w15:done="0"/>
  <w15:commentEx w15:paraId="4D7AFC31" w15:done="0"/>
  <w15:commentEx w15:paraId="73D17B0E" w15:paraIdParent="4D7AFC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AC55" w16cex:dateUtc="2020-09-13T22:46:00Z"/>
  <w16cex:commentExtensible w16cex:durableId="2309AD86" w16cex:dateUtc="2020-09-13T22:51:00Z"/>
  <w16cex:commentExtensible w16cex:durableId="231F22D6" w16cex:dateUtc="2020-09-30T0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6F96A5" w16cid:durableId="2309AC55"/>
  <w16cid:commentId w16cid:paraId="4D7AFC31" w16cid:durableId="2309AD86"/>
  <w16cid:commentId w16cid:paraId="73D17B0E" w16cid:durableId="231F2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B211C" w14:textId="77777777" w:rsidR="00D3491E" w:rsidRDefault="00D3491E">
      <w:pPr>
        <w:spacing w:after="0"/>
      </w:pPr>
      <w:r>
        <w:separator/>
      </w:r>
    </w:p>
  </w:endnote>
  <w:endnote w:type="continuationSeparator" w:id="0">
    <w:p w14:paraId="296EDEB7" w14:textId="77777777" w:rsidR="00D3491E" w:rsidRDefault="00D349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Palatino">
    <w:panose1 w:val="00000000000000000000"/>
    <w:charset w:val="4D"/>
    <w:family w:val="auto"/>
    <w:pitch w:val="variable"/>
    <w:sig w:usb0="A00002FF" w:usb1="7800205A" w:usb2="14600000" w:usb3="00000000" w:csb0="00000193"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8253F" w14:textId="77777777" w:rsidR="00D3491E" w:rsidRDefault="00D3491E">
      <w:r>
        <w:separator/>
      </w:r>
    </w:p>
  </w:footnote>
  <w:footnote w:type="continuationSeparator" w:id="0">
    <w:p w14:paraId="05F28221" w14:textId="77777777" w:rsidR="00D3491E" w:rsidRDefault="00D349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0E21F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89EFC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54AA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E40D7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CFEA7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4C0B9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F83E4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981E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0A4F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A6902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E75E9A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9A70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AB87031"/>
    <w:multiLevelType w:val="hybridMultilevel"/>
    <w:tmpl w:val="A37A01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Noble">
    <w15:presenceInfo w15:providerId="AD" w15:userId="S::u5062688@anu.edu.au::cd1442c4-8911-414d-88db-662b5685b55e"/>
  </w15:person>
  <w15:person w15:author="fonti.kar@gmail.com">
    <w15:presenceInfo w15:providerId="Windows Live" w15:userId="dbbeb0b389d7d1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727B"/>
    <w:rsid w:val="00040903"/>
    <w:rsid w:val="00042DBD"/>
    <w:rsid w:val="00046479"/>
    <w:rsid w:val="00047F7C"/>
    <w:rsid w:val="00051418"/>
    <w:rsid w:val="000545CB"/>
    <w:rsid w:val="00076600"/>
    <w:rsid w:val="00077EA9"/>
    <w:rsid w:val="000900D4"/>
    <w:rsid w:val="000D5B81"/>
    <w:rsid w:val="000E55B9"/>
    <w:rsid w:val="00113E7D"/>
    <w:rsid w:val="00137E9F"/>
    <w:rsid w:val="00140FE2"/>
    <w:rsid w:val="0014506D"/>
    <w:rsid w:val="00163DB1"/>
    <w:rsid w:val="0016517D"/>
    <w:rsid w:val="00195B7F"/>
    <w:rsid w:val="00197597"/>
    <w:rsid w:val="001B5127"/>
    <w:rsid w:val="001B6835"/>
    <w:rsid w:val="001D0768"/>
    <w:rsid w:val="002103E0"/>
    <w:rsid w:val="00212495"/>
    <w:rsid w:val="0021377C"/>
    <w:rsid w:val="002303D8"/>
    <w:rsid w:val="00237D40"/>
    <w:rsid w:val="00263AC9"/>
    <w:rsid w:val="00291237"/>
    <w:rsid w:val="00291290"/>
    <w:rsid w:val="002A2772"/>
    <w:rsid w:val="002A3343"/>
    <w:rsid w:val="002A636E"/>
    <w:rsid w:val="002B052A"/>
    <w:rsid w:val="002B204B"/>
    <w:rsid w:val="002B3754"/>
    <w:rsid w:val="002C4619"/>
    <w:rsid w:val="002E55D5"/>
    <w:rsid w:val="00312CF3"/>
    <w:rsid w:val="00347FBD"/>
    <w:rsid w:val="0035230D"/>
    <w:rsid w:val="0036234B"/>
    <w:rsid w:val="0038090E"/>
    <w:rsid w:val="003A6940"/>
    <w:rsid w:val="003B1661"/>
    <w:rsid w:val="003B2EC0"/>
    <w:rsid w:val="003B6391"/>
    <w:rsid w:val="003E55BD"/>
    <w:rsid w:val="003E5E15"/>
    <w:rsid w:val="00432494"/>
    <w:rsid w:val="00452B57"/>
    <w:rsid w:val="00484B67"/>
    <w:rsid w:val="0048545D"/>
    <w:rsid w:val="00490770"/>
    <w:rsid w:val="00493E13"/>
    <w:rsid w:val="00495F11"/>
    <w:rsid w:val="004A2EA0"/>
    <w:rsid w:val="004C1479"/>
    <w:rsid w:val="004C33D6"/>
    <w:rsid w:val="004C5982"/>
    <w:rsid w:val="004E2488"/>
    <w:rsid w:val="004E29B3"/>
    <w:rsid w:val="004E4C4D"/>
    <w:rsid w:val="004F32A7"/>
    <w:rsid w:val="004F3AC3"/>
    <w:rsid w:val="004F447D"/>
    <w:rsid w:val="005043B1"/>
    <w:rsid w:val="005076D6"/>
    <w:rsid w:val="00514493"/>
    <w:rsid w:val="00520EFD"/>
    <w:rsid w:val="00532972"/>
    <w:rsid w:val="00535CA6"/>
    <w:rsid w:val="00541CCA"/>
    <w:rsid w:val="00546BA8"/>
    <w:rsid w:val="00547E7B"/>
    <w:rsid w:val="0057037B"/>
    <w:rsid w:val="00590D07"/>
    <w:rsid w:val="00591DE3"/>
    <w:rsid w:val="005C28F3"/>
    <w:rsid w:val="005D398F"/>
    <w:rsid w:val="0060796A"/>
    <w:rsid w:val="00630058"/>
    <w:rsid w:val="0064379B"/>
    <w:rsid w:val="006B74D2"/>
    <w:rsid w:val="006E0378"/>
    <w:rsid w:val="00784D58"/>
    <w:rsid w:val="007B0571"/>
    <w:rsid w:val="007B6ADE"/>
    <w:rsid w:val="007E1DF3"/>
    <w:rsid w:val="007E61CE"/>
    <w:rsid w:val="00804EC5"/>
    <w:rsid w:val="00813458"/>
    <w:rsid w:val="00835EC9"/>
    <w:rsid w:val="008415F3"/>
    <w:rsid w:val="0088351E"/>
    <w:rsid w:val="008B36B3"/>
    <w:rsid w:val="008D6863"/>
    <w:rsid w:val="008E2312"/>
    <w:rsid w:val="008E472C"/>
    <w:rsid w:val="00900993"/>
    <w:rsid w:val="00965DD4"/>
    <w:rsid w:val="00984DFF"/>
    <w:rsid w:val="009A6F35"/>
    <w:rsid w:val="009C694A"/>
    <w:rsid w:val="009D5663"/>
    <w:rsid w:val="00A025FE"/>
    <w:rsid w:val="00A3434B"/>
    <w:rsid w:val="00A762C1"/>
    <w:rsid w:val="00A84421"/>
    <w:rsid w:val="00AA0F39"/>
    <w:rsid w:val="00AD38B7"/>
    <w:rsid w:val="00AD6B78"/>
    <w:rsid w:val="00AF54F3"/>
    <w:rsid w:val="00B22AF7"/>
    <w:rsid w:val="00B3580B"/>
    <w:rsid w:val="00B64A3C"/>
    <w:rsid w:val="00B71132"/>
    <w:rsid w:val="00B73D40"/>
    <w:rsid w:val="00B86A00"/>
    <w:rsid w:val="00B86B75"/>
    <w:rsid w:val="00B86F39"/>
    <w:rsid w:val="00B9164D"/>
    <w:rsid w:val="00B96B27"/>
    <w:rsid w:val="00BA2056"/>
    <w:rsid w:val="00BA35C4"/>
    <w:rsid w:val="00BA5095"/>
    <w:rsid w:val="00BC48D5"/>
    <w:rsid w:val="00BE14F8"/>
    <w:rsid w:val="00BE6B84"/>
    <w:rsid w:val="00BF34E2"/>
    <w:rsid w:val="00C36279"/>
    <w:rsid w:val="00C67801"/>
    <w:rsid w:val="00C764D4"/>
    <w:rsid w:val="00C76FCD"/>
    <w:rsid w:val="00C87477"/>
    <w:rsid w:val="00C90EC7"/>
    <w:rsid w:val="00CA4579"/>
    <w:rsid w:val="00D20739"/>
    <w:rsid w:val="00D3491E"/>
    <w:rsid w:val="00D63515"/>
    <w:rsid w:val="00D65CB3"/>
    <w:rsid w:val="00DA2792"/>
    <w:rsid w:val="00DD07C8"/>
    <w:rsid w:val="00DD3129"/>
    <w:rsid w:val="00DE04AF"/>
    <w:rsid w:val="00DF4AA5"/>
    <w:rsid w:val="00DF5401"/>
    <w:rsid w:val="00DF6366"/>
    <w:rsid w:val="00E06FD0"/>
    <w:rsid w:val="00E142DB"/>
    <w:rsid w:val="00E315A3"/>
    <w:rsid w:val="00E33665"/>
    <w:rsid w:val="00E3660D"/>
    <w:rsid w:val="00E56BA9"/>
    <w:rsid w:val="00EA3A75"/>
    <w:rsid w:val="00EB391C"/>
    <w:rsid w:val="00EF7BCB"/>
    <w:rsid w:val="00F2751E"/>
    <w:rsid w:val="00F36151"/>
    <w:rsid w:val="00F5129C"/>
    <w:rsid w:val="00F76718"/>
    <w:rsid w:val="00F83289"/>
    <w:rsid w:val="00F862E4"/>
    <w:rsid w:val="00F97BAE"/>
    <w:rsid w:val="00FC54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08567"/>
  <w15:docId w15:val="{64F5E99A-73FA-E441-BD16-5700C9A8F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93368"/>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611D7"/>
    <w:pPr>
      <w:keepNext/>
      <w:keepLines/>
      <w:spacing w:before="200" w:after="0"/>
      <w:outlineLvl w:val="1"/>
    </w:pPr>
    <w:rPr>
      <w:rFonts w:ascii="Times New Roman" w:eastAsiaTheme="majorEastAsia" w:hAnsi="Times New Roman" w:cstheme="majorBidi"/>
      <w:bCs/>
      <w:i/>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3368"/>
    <w:pPr>
      <w:spacing w:before="180" w:after="180"/>
    </w:pPr>
    <w:rPr>
      <w:rFonts w:ascii="Times New Roman" w:hAnsi="Times New Roman"/>
    </w:rPr>
  </w:style>
  <w:style w:type="paragraph" w:customStyle="1" w:styleId="FirstParagraph">
    <w:name w:val="First Paragraph"/>
    <w:basedOn w:val="BodyText"/>
    <w:next w:val="BodyText"/>
    <w:qFormat/>
    <w:rsid w:val="00393368"/>
  </w:style>
  <w:style w:type="paragraph" w:customStyle="1" w:styleId="Compact">
    <w:name w:val="Compact"/>
    <w:basedOn w:val="BodyText"/>
    <w:qFormat/>
    <w:pPr>
      <w:spacing w:before="36" w:after="36"/>
    </w:pPr>
  </w:style>
  <w:style w:type="paragraph" w:styleId="Title">
    <w:name w:val="Title"/>
    <w:basedOn w:val="Normal"/>
    <w:next w:val="BodyText"/>
    <w:qFormat/>
    <w:rsid w:val="00393368"/>
    <w:pPr>
      <w:keepNext/>
      <w:keepLines/>
      <w:spacing w:before="480" w:after="240"/>
      <w:jc w:val="center"/>
    </w:pPr>
    <w:rPr>
      <w:rFonts w:ascii="Palatino" w:eastAsiaTheme="majorEastAsia" w:hAnsi="Palatino"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93368"/>
    <w:pPr>
      <w:keepNext/>
      <w:keepLines/>
      <w:jc w:val="center"/>
    </w:pPr>
    <w:rPr>
      <w:rFonts w:ascii="Arial" w:hAnsi="Arial"/>
    </w:rPr>
  </w:style>
  <w:style w:type="paragraph" w:styleId="Date">
    <w:name w:val="Date"/>
    <w:next w:val="BodyText"/>
    <w:qFormat/>
    <w:rsid w:val="00393368"/>
    <w:pPr>
      <w:keepNext/>
      <w:keepLines/>
      <w:jc w:val="center"/>
    </w:pPr>
    <w:rPr>
      <w:rFonts w:ascii="Arial" w:hAnsi="Aria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393368"/>
    <w:rPr>
      <w:rFonts w:ascii="Times New Roman" w:hAnsi="Times New Roman"/>
    </w:rPr>
  </w:style>
  <w:style w:type="paragraph" w:styleId="BalloonText">
    <w:name w:val="Balloon Text"/>
    <w:basedOn w:val="Normal"/>
    <w:link w:val="BalloonTextChar"/>
    <w:semiHidden/>
    <w:unhideWhenUsed/>
    <w:rsid w:val="006B74D2"/>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B74D2"/>
    <w:rPr>
      <w:rFonts w:ascii="Times New Roman" w:hAnsi="Times New Roman" w:cs="Times New Roman"/>
      <w:sz w:val="18"/>
      <w:szCs w:val="18"/>
    </w:rPr>
  </w:style>
  <w:style w:type="character" w:styleId="PlaceholderText">
    <w:name w:val="Placeholder Text"/>
    <w:basedOn w:val="DefaultParagraphFont"/>
    <w:semiHidden/>
    <w:rsid w:val="006B74D2"/>
    <w:rPr>
      <w:color w:val="808080"/>
    </w:rPr>
  </w:style>
  <w:style w:type="paragraph" w:customStyle="1" w:styleId="Thesissubheading">
    <w:name w:val="Thesis subheading"/>
    <w:basedOn w:val="Heading2"/>
    <w:qFormat/>
    <w:rsid w:val="00140FE2"/>
    <w:pPr>
      <w:spacing w:before="40"/>
    </w:pPr>
    <w:rPr>
      <w:bCs w:val="0"/>
      <w:color w:val="000000" w:themeColor="text1"/>
      <w:sz w:val="26"/>
      <w:szCs w:val="26"/>
      <w:lang w:val="en-GB"/>
    </w:rPr>
  </w:style>
  <w:style w:type="character" w:styleId="CommentReference">
    <w:name w:val="annotation reference"/>
    <w:basedOn w:val="DefaultParagraphFont"/>
    <w:uiPriority w:val="99"/>
    <w:semiHidden/>
    <w:unhideWhenUsed/>
    <w:rsid w:val="00900993"/>
    <w:rPr>
      <w:sz w:val="16"/>
      <w:szCs w:val="16"/>
    </w:rPr>
  </w:style>
  <w:style w:type="paragraph" w:styleId="CommentText">
    <w:name w:val="annotation text"/>
    <w:basedOn w:val="Normal"/>
    <w:link w:val="CommentTextChar"/>
    <w:uiPriority w:val="99"/>
    <w:semiHidden/>
    <w:unhideWhenUsed/>
    <w:rsid w:val="00900993"/>
    <w:pPr>
      <w:spacing w:after="0"/>
    </w:pPr>
    <w:rPr>
      <w:rFonts w:ascii="Times New Roman" w:hAnsi="Times New Roman"/>
      <w:sz w:val="20"/>
      <w:szCs w:val="20"/>
      <w:lang w:val="en-GB"/>
    </w:rPr>
  </w:style>
  <w:style w:type="character" w:customStyle="1" w:styleId="CommentTextChar">
    <w:name w:val="Comment Text Char"/>
    <w:basedOn w:val="DefaultParagraphFont"/>
    <w:link w:val="CommentText"/>
    <w:uiPriority w:val="99"/>
    <w:semiHidden/>
    <w:rsid w:val="00900993"/>
    <w:rPr>
      <w:rFonts w:ascii="Times New Roman" w:hAnsi="Times New Roman"/>
      <w:sz w:val="20"/>
      <w:szCs w:val="20"/>
      <w:lang w:val="en-GB"/>
    </w:rPr>
  </w:style>
  <w:style w:type="paragraph" w:styleId="CommentSubject">
    <w:name w:val="annotation subject"/>
    <w:basedOn w:val="CommentText"/>
    <w:next w:val="CommentText"/>
    <w:link w:val="CommentSubjectChar"/>
    <w:semiHidden/>
    <w:unhideWhenUsed/>
    <w:rsid w:val="00493E13"/>
    <w:pPr>
      <w:spacing w:after="200"/>
    </w:pPr>
    <w:rPr>
      <w:rFonts w:asciiTheme="minorHAnsi" w:hAnsiTheme="minorHAnsi"/>
      <w:b/>
      <w:bCs/>
      <w:lang w:val="en-US"/>
    </w:rPr>
  </w:style>
  <w:style w:type="character" w:customStyle="1" w:styleId="CommentSubjectChar">
    <w:name w:val="Comment Subject Char"/>
    <w:basedOn w:val="CommentTextChar"/>
    <w:link w:val="CommentSubject"/>
    <w:semiHidden/>
    <w:rsid w:val="00493E13"/>
    <w:rPr>
      <w:rFonts w:ascii="Times New Roman" w:hAnsi="Times New Roman"/>
      <w:b/>
      <w:bCs/>
      <w:sz w:val="20"/>
      <w:szCs w:val="20"/>
      <w:lang w:val="en-GB"/>
    </w:rPr>
  </w:style>
  <w:style w:type="paragraph" w:styleId="Revision">
    <w:name w:val="Revision"/>
    <w:hidden/>
    <w:semiHidden/>
    <w:rsid w:val="00B22A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06803">
      <w:bodyDiv w:val="1"/>
      <w:marLeft w:val="0"/>
      <w:marRight w:val="0"/>
      <w:marTop w:val="0"/>
      <w:marBottom w:val="0"/>
      <w:divBdr>
        <w:top w:val="none" w:sz="0" w:space="0" w:color="auto"/>
        <w:left w:val="none" w:sz="0" w:space="0" w:color="auto"/>
        <w:bottom w:val="none" w:sz="0" w:space="0" w:color="auto"/>
        <w:right w:val="none" w:sz="0" w:space="0" w:color="auto"/>
      </w:divBdr>
    </w:div>
    <w:div w:id="130249321">
      <w:bodyDiv w:val="1"/>
      <w:marLeft w:val="0"/>
      <w:marRight w:val="0"/>
      <w:marTop w:val="0"/>
      <w:marBottom w:val="0"/>
      <w:divBdr>
        <w:top w:val="none" w:sz="0" w:space="0" w:color="auto"/>
        <w:left w:val="none" w:sz="0" w:space="0" w:color="auto"/>
        <w:bottom w:val="none" w:sz="0" w:space="0" w:color="auto"/>
        <w:right w:val="none" w:sz="0" w:space="0" w:color="auto"/>
      </w:divBdr>
    </w:div>
    <w:div w:id="364135318">
      <w:bodyDiv w:val="1"/>
      <w:marLeft w:val="0"/>
      <w:marRight w:val="0"/>
      <w:marTop w:val="0"/>
      <w:marBottom w:val="0"/>
      <w:divBdr>
        <w:top w:val="none" w:sz="0" w:space="0" w:color="auto"/>
        <w:left w:val="none" w:sz="0" w:space="0" w:color="auto"/>
        <w:bottom w:val="none" w:sz="0" w:space="0" w:color="auto"/>
        <w:right w:val="none" w:sz="0" w:space="0" w:color="auto"/>
      </w:divBdr>
    </w:div>
    <w:div w:id="438599196">
      <w:bodyDiv w:val="1"/>
      <w:marLeft w:val="0"/>
      <w:marRight w:val="0"/>
      <w:marTop w:val="0"/>
      <w:marBottom w:val="0"/>
      <w:divBdr>
        <w:top w:val="none" w:sz="0" w:space="0" w:color="auto"/>
        <w:left w:val="none" w:sz="0" w:space="0" w:color="auto"/>
        <w:bottom w:val="none" w:sz="0" w:space="0" w:color="auto"/>
        <w:right w:val="none" w:sz="0" w:space="0" w:color="auto"/>
      </w:divBdr>
    </w:div>
    <w:div w:id="1001661088">
      <w:bodyDiv w:val="1"/>
      <w:marLeft w:val="0"/>
      <w:marRight w:val="0"/>
      <w:marTop w:val="0"/>
      <w:marBottom w:val="0"/>
      <w:divBdr>
        <w:top w:val="none" w:sz="0" w:space="0" w:color="auto"/>
        <w:left w:val="none" w:sz="0" w:space="0" w:color="auto"/>
        <w:bottom w:val="none" w:sz="0" w:space="0" w:color="auto"/>
        <w:right w:val="none" w:sz="0" w:space="0" w:color="auto"/>
      </w:divBdr>
    </w:div>
    <w:div w:id="1073704138">
      <w:bodyDiv w:val="1"/>
      <w:marLeft w:val="0"/>
      <w:marRight w:val="0"/>
      <w:marTop w:val="0"/>
      <w:marBottom w:val="0"/>
      <w:divBdr>
        <w:top w:val="none" w:sz="0" w:space="0" w:color="auto"/>
        <w:left w:val="none" w:sz="0" w:space="0" w:color="auto"/>
        <w:bottom w:val="none" w:sz="0" w:space="0" w:color="auto"/>
        <w:right w:val="none" w:sz="0" w:space="0" w:color="auto"/>
      </w:divBdr>
    </w:div>
    <w:div w:id="1469124118">
      <w:bodyDiv w:val="1"/>
      <w:marLeft w:val="0"/>
      <w:marRight w:val="0"/>
      <w:marTop w:val="0"/>
      <w:marBottom w:val="0"/>
      <w:divBdr>
        <w:top w:val="none" w:sz="0" w:space="0" w:color="auto"/>
        <w:left w:val="none" w:sz="0" w:space="0" w:color="auto"/>
        <w:bottom w:val="none" w:sz="0" w:space="0" w:color="auto"/>
        <w:right w:val="none" w:sz="0" w:space="0" w:color="auto"/>
      </w:divBdr>
    </w:div>
    <w:div w:id="1602881712">
      <w:bodyDiv w:val="1"/>
      <w:marLeft w:val="0"/>
      <w:marRight w:val="0"/>
      <w:marTop w:val="0"/>
      <w:marBottom w:val="0"/>
      <w:divBdr>
        <w:top w:val="none" w:sz="0" w:space="0" w:color="auto"/>
        <w:left w:val="none" w:sz="0" w:space="0" w:color="auto"/>
        <w:bottom w:val="none" w:sz="0" w:space="0" w:color="auto"/>
        <w:right w:val="none" w:sz="0" w:space="0" w:color="auto"/>
      </w:divBdr>
    </w:div>
    <w:div w:id="1677342602">
      <w:bodyDiv w:val="1"/>
      <w:marLeft w:val="0"/>
      <w:marRight w:val="0"/>
      <w:marTop w:val="0"/>
      <w:marBottom w:val="0"/>
      <w:divBdr>
        <w:top w:val="none" w:sz="0" w:space="0" w:color="auto"/>
        <w:left w:val="none" w:sz="0" w:space="0" w:color="auto"/>
        <w:bottom w:val="none" w:sz="0" w:space="0" w:color="auto"/>
        <w:right w:val="none" w:sz="0" w:space="0" w:color="auto"/>
      </w:divBdr>
    </w:div>
    <w:div w:id="1794902482">
      <w:bodyDiv w:val="1"/>
      <w:marLeft w:val="0"/>
      <w:marRight w:val="0"/>
      <w:marTop w:val="0"/>
      <w:marBottom w:val="0"/>
      <w:divBdr>
        <w:top w:val="none" w:sz="0" w:space="0" w:color="auto"/>
        <w:left w:val="none" w:sz="0" w:space="0" w:color="auto"/>
        <w:bottom w:val="none" w:sz="0" w:space="0" w:color="auto"/>
        <w:right w:val="none" w:sz="0" w:space="0" w:color="auto"/>
      </w:divBdr>
    </w:div>
    <w:div w:id="1809588396">
      <w:bodyDiv w:val="1"/>
      <w:marLeft w:val="0"/>
      <w:marRight w:val="0"/>
      <w:marTop w:val="0"/>
      <w:marBottom w:val="0"/>
      <w:divBdr>
        <w:top w:val="none" w:sz="0" w:space="0" w:color="auto"/>
        <w:left w:val="none" w:sz="0" w:space="0" w:color="auto"/>
        <w:bottom w:val="none" w:sz="0" w:space="0" w:color="auto"/>
        <w:right w:val="none" w:sz="0" w:space="0" w:color="auto"/>
      </w:divBdr>
    </w:div>
    <w:div w:id="18757314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515</TotalTime>
  <Pages>10</Pages>
  <Words>2709</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ESM text for ldeli growth</vt:lpstr>
    </vt:vector>
  </TitlesOfParts>
  <Company/>
  <LinksUpToDate>false</LinksUpToDate>
  <CharactersWithSpaces>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ESM text for ldeli growth</dc:title>
  <dc:creator>Fonti Kar</dc:creator>
  <cp:keywords/>
  <cp:lastModifiedBy>fonti.kar@gmail.com</cp:lastModifiedBy>
  <cp:revision>116</cp:revision>
  <dcterms:created xsi:type="dcterms:W3CDTF">2020-06-11T07:52:00Z</dcterms:created>
  <dcterms:modified xsi:type="dcterms:W3CDTF">2020-10-08T05:31:00Z</dcterms:modified>
</cp:coreProperties>
</file>